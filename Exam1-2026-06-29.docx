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B5A7" w14:textId="77777777" w:rsidR="006C3CCC" w:rsidRDefault="00000000">
      <w:pPr>
        <w:spacing w:before="0" w:line="240" w:lineRule="auto"/>
        <w:rPr>
          <w:b/>
          <w:bCs/>
          <w:color w:val="00AB44"/>
          <w:sz w:val="28"/>
          <w:szCs w:val="28"/>
        </w:rPr>
      </w:pPr>
      <w:r>
        <w:rPr>
          <w:b/>
          <w:bCs/>
          <w:color w:val="00AB44"/>
          <w:sz w:val="28"/>
          <w:szCs w:val="28"/>
        </w:rPr>
        <w:t>Introduction to Web Applications - Exam Session of 29/06/2026</w:t>
      </w:r>
    </w:p>
    <w:p w14:paraId="578D89D4" w14:textId="77777777" w:rsidR="006C3CCC" w:rsidRDefault="00000000">
      <w:pPr>
        <w:pStyle w:val="Titolo"/>
        <w:keepNext w:val="0"/>
        <w:keepLines w:val="0"/>
        <w:spacing w:before="320" w:line="240" w:lineRule="auto"/>
        <w:rPr>
          <w:sz w:val="72"/>
          <w:szCs w:val="72"/>
        </w:rPr>
      </w:pPr>
      <w:bookmarkStart w:id="0" w:name="_5x0d5h95i329" w:colFirst="0" w:colLast="0"/>
      <w:bookmarkEnd w:id="0"/>
      <w:r>
        <w:rPr>
          <w:sz w:val="72"/>
          <w:szCs w:val="72"/>
        </w:rPr>
        <w:t>Exam Project</w:t>
      </w:r>
    </w:p>
    <w:p w14:paraId="6BED72C4" w14:textId="77777777" w:rsidR="006C3CCC" w:rsidRDefault="00000000">
      <w:pPr>
        <w:pStyle w:val="Titolo1"/>
        <w:keepNext w:val="0"/>
        <w:keepLines w:val="0"/>
        <w:spacing w:before="480" w:line="240" w:lineRule="auto"/>
        <w:rPr>
          <w:sz w:val="28"/>
          <w:szCs w:val="28"/>
        </w:rPr>
      </w:pPr>
      <w:bookmarkStart w:id="1" w:name="_14mpx6a8znb7" w:colFirst="0" w:colLast="0"/>
      <w:bookmarkEnd w:id="1"/>
      <w:r>
        <w:rPr>
          <w:sz w:val="28"/>
          <w:szCs w:val="28"/>
        </w:rPr>
        <w:t>EXAM FORMAT</w:t>
      </w:r>
    </w:p>
    <w:p w14:paraId="0F58B780" w14:textId="77777777" w:rsidR="006C3CCC" w:rsidRDefault="00000000">
      <w:pPr>
        <w:spacing w:before="240" w:after="240" w:line="312" w:lineRule="auto"/>
        <w:rPr>
          <w:color w:val="000000"/>
        </w:rPr>
      </w:pPr>
      <w:r>
        <w:rPr>
          <w:color w:val="000000"/>
        </w:rPr>
        <w:t xml:space="preserve">The exam for </w:t>
      </w:r>
      <w:r>
        <w:rPr>
          <w:i/>
          <w:iCs/>
          <w:color w:val="000000"/>
        </w:rPr>
        <w:t>Introduction to Web Applications</w:t>
      </w:r>
      <w:r>
        <w:rPr>
          <w:color w:val="000000"/>
        </w:rPr>
        <w:t xml:space="preserve"> consists of two closely connected parts, both of which are mandatory:</w:t>
      </w:r>
    </w:p>
    <w:p w14:paraId="59846B5C" w14:textId="77777777" w:rsidR="006C3CCC" w:rsidRDefault="00000000">
      <w:pPr>
        <w:numPr>
          <w:ilvl w:val="0"/>
          <w:numId w:val="2"/>
        </w:numPr>
        <w:spacing w:before="240" w:line="312" w:lineRule="auto"/>
        <w:rPr>
          <w:rFonts w:ascii="Arial" w:eastAsia="Arial" w:hAnsi="Arial" w:cs="Arial"/>
          <w:color w:val="000000"/>
        </w:rPr>
      </w:pPr>
      <w:r>
        <w:t>Individual design and development of a web application</w:t>
      </w:r>
    </w:p>
    <w:p w14:paraId="48179BA9" w14:textId="77777777" w:rsidR="006C3CCC" w:rsidRDefault="00000000">
      <w:pPr>
        <w:numPr>
          <w:ilvl w:val="0"/>
          <w:numId w:val="2"/>
        </w:numPr>
        <w:spacing w:before="0" w:after="240" w:line="312" w:lineRule="auto"/>
        <w:rPr>
          <w:rFonts w:ascii="Arial" w:eastAsia="Arial" w:hAnsi="Arial" w:cs="Arial"/>
          <w:color w:val="000000"/>
        </w:rPr>
      </w:pPr>
      <w:r>
        <w:t>Demonstration and oral discussion of the project.</w:t>
      </w:r>
    </w:p>
    <w:p w14:paraId="4CBB8A2B" w14:textId="77777777" w:rsidR="006C3CCC" w:rsidRDefault="00000000">
      <w:pPr>
        <w:spacing w:before="240" w:after="240" w:line="312" w:lineRule="auto"/>
      </w:pPr>
      <w:r>
        <w:t>The evaluation of the projects and the demonstration/oral discussion will concern the material submitted before the exam session. The demonstration and brief oral discussion regarding the project must be carried out according to the schedule that will be made available a few days before the exam session, after registration for the exam session itself.</w:t>
      </w:r>
    </w:p>
    <w:p w14:paraId="51B0836A" w14:textId="77777777" w:rsidR="006C3CCC" w:rsidRDefault="00000000">
      <w:pPr>
        <w:spacing w:before="240" w:after="240" w:line="312" w:lineRule="auto"/>
      </w:pPr>
      <w:r>
        <w:t>The discussion will focus on the design choices, such as layout, code structure, database structure, etc., as well as the implementation and functional choices adopted.</w:t>
      </w:r>
    </w:p>
    <w:p w14:paraId="7BAE53A5" w14:textId="77777777" w:rsidR="006C3CCC" w:rsidRDefault="00000000">
      <w:pPr>
        <w:pStyle w:val="Titolo1"/>
        <w:keepNext w:val="0"/>
        <w:keepLines w:val="0"/>
        <w:spacing w:before="480" w:line="240" w:lineRule="auto"/>
        <w:rPr>
          <w:sz w:val="28"/>
          <w:szCs w:val="28"/>
        </w:rPr>
      </w:pPr>
      <w:bookmarkStart w:id="2" w:name="_16iqe4us33ab" w:colFirst="0" w:colLast="0"/>
      <w:bookmarkEnd w:id="2"/>
      <w:r>
        <w:rPr>
          <w:sz w:val="28"/>
          <w:szCs w:val="28"/>
        </w:rPr>
        <w:t>DESCRIPTION AND REQUIREMENTS</w:t>
      </w:r>
    </w:p>
    <w:p w14:paraId="69CBCE7C" w14:textId="77777777" w:rsidR="006C3CCC" w:rsidRDefault="00000000">
      <w:pPr>
        <w:spacing w:before="240" w:after="240" w:line="312" w:lineRule="auto"/>
      </w:pPr>
      <w:r>
        <w:t>The project consists of a web application that must satisfy a number of technical, stylistic, and functional requirements, detailed below.</w:t>
      </w:r>
    </w:p>
    <w:p w14:paraId="4ABD5A77" w14:textId="77777777" w:rsidR="006C3CCC" w:rsidRDefault="00000000">
      <w:pPr>
        <w:spacing w:before="240" w:after="240" w:line="312" w:lineRule="auto"/>
      </w:pPr>
      <w:r>
        <w:t>The web application must use the technologies illustrated and tested during the course.</w:t>
      </w:r>
    </w:p>
    <w:p w14:paraId="5D4464E4" w14:textId="77777777" w:rsidR="006C3CCC" w:rsidRDefault="00000000">
      <w:pPr>
        <w:pStyle w:val="Titolo2"/>
        <w:spacing w:line="312" w:lineRule="auto"/>
      </w:pPr>
      <w:bookmarkStart w:id="3" w:name="_dlsicxal5tvy" w:colFirst="0" w:colLast="0"/>
      <w:bookmarkEnd w:id="3"/>
      <w:r>
        <w:t>Logistical Requirements</w:t>
      </w:r>
    </w:p>
    <w:p w14:paraId="23DF5A9E" w14:textId="77777777" w:rsidR="006C3CCC" w:rsidRDefault="00000000">
      <w:pPr>
        <w:numPr>
          <w:ilvl w:val="0"/>
          <w:numId w:val="7"/>
        </w:numPr>
        <w:spacing w:before="240" w:line="312" w:lineRule="auto"/>
      </w:pPr>
      <w:r>
        <w:t>The project must be carried out individually.</w:t>
      </w:r>
    </w:p>
    <w:p w14:paraId="4AA4266E" w14:textId="77777777" w:rsidR="006C3CCC" w:rsidRDefault="00000000">
      <w:pPr>
        <w:numPr>
          <w:ilvl w:val="0"/>
          <w:numId w:val="7"/>
        </w:numPr>
        <w:spacing w:before="0" w:line="312" w:lineRule="auto"/>
      </w:pPr>
      <w:r>
        <w:t>A submission that is partially or entirely shared with another student enrolled in the course is neither allowed nor acceptable.</w:t>
      </w:r>
    </w:p>
    <w:p w14:paraId="16632B4C" w14:textId="77777777" w:rsidR="006C3CCC" w:rsidRDefault="00000000">
      <w:pPr>
        <w:numPr>
          <w:ilvl w:val="0"/>
          <w:numId w:val="7"/>
        </w:numPr>
        <w:spacing w:before="0" w:line="312" w:lineRule="auto"/>
      </w:pPr>
      <w:r>
        <w:t>The project must be submitted according to the deadlines indicated on the last page of this document.</w:t>
      </w:r>
    </w:p>
    <w:p w14:paraId="7580B435" w14:textId="77777777" w:rsidR="006C3CCC" w:rsidRDefault="00000000">
      <w:pPr>
        <w:numPr>
          <w:ilvl w:val="0"/>
          <w:numId w:val="7"/>
        </w:numPr>
        <w:spacing w:before="0" w:after="240" w:line="312" w:lineRule="auto"/>
      </w:pPr>
      <w:r>
        <w:t>Late submissions are neither allowed nor acceptable.</w:t>
      </w:r>
    </w:p>
    <w:p w14:paraId="658E5EE5" w14:textId="77777777" w:rsidR="006C3CCC" w:rsidRDefault="00000000">
      <w:pPr>
        <w:pStyle w:val="Titolo2"/>
        <w:spacing w:line="312" w:lineRule="auto"/>
      </w:pPr>
      <w:bookmarkStart w:id="4" w:name="_q5yt6lvv76k3" w:colFirst="0" w:colLast="0"/>
      <w:bookmarkEnd w:id="4"/>
      <w:r>
        <w:t>Technical requirements</w:t>
      </w:r>
    </w:p>
    <w:p w14:paraId="21DB6AF5" w14:textId="77777777" w:rsidR="006C3CCC" w:rsidRDefault="00000000">
      <w:pPr>
        <w:spacing w:before="240" w:after="240" w:line="312" w:lineRule="auto"/>
      </w:pPr>
      <w:r>
        <w:t>The web application must comply with the following technical requirements:</w:t>
      </w:r>
    </w:p>
    <w:p w14:paraId="79A304D4" w14:textId="77777777" w:rsidR="006C3CCC" w:rsidRDefault="00000000">
      <w:pPr>
        <w:numPr>
          <w:ilvl w:val="0"/>
          <w:numId w:val="6"/>
        </w:numPr>
        <w:spacing w:before="240" w:line="312" w:lineRule="auto"/>
      </w:pPr>
      <w:r>
        <w:lastRenderedPageBreak/>
        <w:t>Use of HTML5 and CSS3, relying, if necessary, on external frameworks such as Bootstrap, while customizing their style through ad hoc rules.</w:t>
      </w:r>
    </w:p>
    <w:p w14:paraId="7DFD3252" w14:textId="77777777" w:rsidR="006C3CCC" w:rsidRDefault="00000000">
      <w:pPr>
        <w:numPr>
          <w:ilvl w:val="0"/>
          <w:numId w:val="6"/>
        </w:numPr>
        <w:spacing w:before="0" w:line="312" w:lineRule="auto"/>
      </w:pPr>
      <w:r>
        <w:t>Use of Flask and SQLite, as a relational database, for the back end.</w:t>
      </w:r>
    </w:p>
    <w:p w14:paraId="758076FC" w14:textId="77777777" w:rsidR="006C3CCC" w:rsidRDefault="00000000">
      <w:pPr>
        <w:numPr>
          <w:ilvl w:val="0"/>
          <w:numId w:val="6"/>
        </w:numPr>
        <w:spacing w:before="0" w:after="240" w:line="312" w:lineRule="auto"/>
      </w:pPr>
      <w:r>
        <w:t>Use of Flask-Login for authentication management.</w:t>
      </w:r>
    </w:p>
    <w:p w14:paraId="5C61A3D9" w14:textId="77777777" w:rsidR="006C3CCC" w:rsidRDefault="00000000">
      <w:pPr>
        <w:spacing w:line="312" w:lineRule="auto"/>
      </w:pPr>
      <w:r>
        <w:t>In addition:</w:t>
      </w:r>
    </w:p>
    <w:p w14:paraId="28D790E1" w14:textId="77777777" w:rsidR="006C3CCC" w:rsidRDefault="00000000">
      <w:pPr>
        <w:numPr>
          <w:ilvl w:val="0"/>
          <w:numId w:val="7"/>
        </w:numPr>
        <w:spacing w:before="240"/>
        <w:rPr>
          <w:rFonts w:ascii="Arial" w:eastAsia="Arial" w:hAnsi="Arial" w:cs="Arial"/>
          <w:color w:val="000000"/>
        </w:rPr>
      </w:pPr>
      <w:r>
        <w:t>The web application must have a clearly defined target device type, chosen by the students: desktop, mobile, or tablet, optionally supporting responsive design.</w:t>
      </w:r>
    </w:p>
    <w:p w14:paraId="70DDC16E" w14:textId="77777777" w:rsidR="006C3CCC" w:rsidRDefault="00000000">
      <w:pPr>
        <w:numPr>
          <w:ilvl w:val="0"/>
          <w:numId w:val="7"/>
        </w:numPr>
        <w:spacing w:before="0"/>
        <w:rPr>
          <w:rFonts w:ascii="Arial" w:eastAsia="Arial" w:hAnsi="Arial" w:cs="Arial"/>
          <w:color w:val="000000"/>
        </w:rPr>
      </w:pPr>
      <w:r>
        <w:t>Any forms used in the project must be validated both on the front end and on the back end, as explained during the course.</w:t>
      </w:r>
    </w:p>
    <w:p w14:paraId="065293EC" w14:textId="77777777" w:rsidR="006C3CCC" w:rsidRDefault="00000000">
      <w:pPr>
        <w:numPr>
          <w:ilvl w:val="0"/>
          <w:numId w:val="7"/>
        </w:numPr>
        <w:spacing w:before="0"/>
        <w:rPr>
          <w:rFonts w:ascii="Arial" w:eastAsia="Arial" w:hAnsi="Arial" w:cs="Arial"/>
          <w:color w:val="000000"/>
        </w:rPr>
      </w:pPr>
      <w:r>
        <w:t>The submitted project must be fully testable by the instructor and must work on the latest versions of Chrome, 111+, and Firefox, 110+.</w:t>
      </w:r>
    </w:p>
    <w:p w14:paraId="29017B0F" w14:textId="77777777" w:rsidR="006C3CCC" w:rsidRDefault="00000000">
      <w:pPr>
        <w:numPr>
          <w:ilvl w:val="0"/>
          <w:numId w:val="7"/>
        </w:numPr>
        <w:spacing w:before="0"/>
        <w:rPr>
          <w:rFonts w:ascii="Arial" w:eastAsia="Arial" w:hAnsi="Arial" w:cs="Arial"/>
          <w:color w:val="000000"/>
        </w:rPr>
      </w:pPr>
      <w:r>
        <w:t>The source code must be well written and include appropriate comments where necessary.</w:t>
      </w:r>
    </w:p>
    <w:p w14:paraId="38DABC60" w14:textId="77777777" w:rsidR="006C3CCC" w:rsidRDefault="00000000">
      <w:pPr>
        <w:numPr>
          <w:ilvl w:val="0"/>
          <w:numId w:val="7"/>
        </w:numPr>
        <w:spacing w:before="0" w:after="240"/>
        <w:rPr>
          <w:rFonts w:ascii="Arial" w:eastAsia="Arial" w:hAnsi="Arial" w:cs="Arial"/>
          <w:color w:val="000000"/>
        </w:rPr>
      </w:pPr>
      <w:r>
        <w:t>All the technologies listed above must be integrated cohesively and consistently within a single web application.</w:t>
      </w:r>
    </w:p>
    <w:p w14:paraId="3A79851E" w14:textId="77777777" w:rsidR="006C3CCC" w:rsidRDefault="00000000">
      <w:pPr>
        <w:spacing w:line="312" w:lineRule="auto"/>
        <w:rPr>
          <w:b/>
          <w:bCs/>
          <w:color w:val="00AB44"/>
        </w:rPr>
      </w:pPr>
      <w:r>
        <w:rPr>
          <w:b/>
          <w:bCs/>
          <w:color w:val="00AB44"/>
        </w:rPr>
        <w:t>Required:</w:t>
      </w:r>
    </w:p>
    <w:p w14:paraId="62F4AC5C" w14:textId="77777777" w:rsidR="006C3CCC" w:rsidRDefault="00000000">
      <w:pPr>
        <w:numPr>
          <w:ilvl w:val="0"/>
          <w:numId w:val="1"/>
        </w:numPr>
        <w:spacing w:before="240" w:after="240" w:line="312" w:lineRule="auto"/>
        <w:rPr>
          <w:rFonts w:ascii="Arial" w:eastAsia="Arial" w:hAnsi="Arial" w:cs="Arial"/>
          <w:color w:val="000000"/>
        </w:rPr>
      </w:pPr>
      <w:r>
        <w:t>Deploy the web application on PythonAnywhere: https://www.pythonanywhere.com/</w:t>
      </w:r>
    </w:p>
    <w:p w14:paraId="5F8524CE" w14:textId="77777777" w:rsidR="006C3CCC" w:rsidRDefault="00000000">
      <w:pPr>
        <w:pStyle w:val="Titolo2"/>
        <w:spacing w:line="312" w:lineRule="auto"/>
      </w:pPr>
      <w:bookmarkStart w:id="5" w:name="_c43amt2pwvn0" w:colFirst="0" w:colLast="0"/>
      <w:bookmarkEnd w:id="5"/>
      <w:r>
        <w:t>Stylistic Requirements</w:t>
      </w:r>
    </w:p>
    <w:p w14:paraId="11E1D572" w14:textId="77777777" w:rsidR="006C3CCC" w:rsidRDefault="00000000">
      <w:pPr>
        <w:spacing w:before="240" w:after="240"/>
        <w:rPr>
          <w:color w:val="000000"/>
        </w:rPr>
      </w:pPr>
      <w:r>
        <w:rPr>
          <w:color w:val="000000"/>
        </w:rPr>
        <w:t>The web application must comply with the following stylistic requirements:</w:t>
      </w:r>
    </w:p>
    <w:p w14:paraId="1FC62B64" w14:textId="77777777" w:rsidR="006C3CCC" w:rsidRDefault="00000000">
      <w:pPr>
        <w:numPr>
          <w:ilvl w:val="0"/>
          <w:numId w:val="8"/>
        </w:numPr>
        <w:spacing w:before="240"/>
      </w:pPr>
      <w:r>
        <w:rPr>
          <w:color w:val="000000"/>
        </w:rPr>
        <w:t xml:space="preserve">Use HTML tags semantically, for example, not everything should be a </w:t>
      </w:r>
      <w:r>
        <w:rPr>
          <w:color w:val="188038"/>
        </w:rPr>
        <w:t>&lt;div&gt;</w:t>
      </w:r>
      <w:r>
        <w:rPr>
          <w:color w:val="000000"/>
        </w:rPr>
        <w:t>.</w:t>
      </w:r>
    </w:p>
    <w:p w14:paraId="107B5EEB" w14:textId="77777777" w:rsidR="006C3CCC" w:rsidRDefault="00000000">
      <w:pPr>
        <w:numPr>
          <w:ilvl w:val="0"/>
          <w:numId w:val="8"/>
        </w:numPr>
        <w:spacing w:before="0"/>
      </w:pPr>
      <w:r>
        <w:rPr>
          <w:color w:val="000000"/>
        </w:rPr>
        <w:t>Do not use deprecated HTML tags.</w:t>
      </w:r>
    </w:p>
    <w:p w14:paraId="67F50AB3" w14:textId="77777777" w:rsidR="006C3CCC" w:rsidRDefault="00000000">
      <w:pPr>
        <w:numPr>
          <w:ilvl w:val="0"/>
          <w:numId w:val="8"/>
        </w:numPr>
        <w:spacing w:before="0" w:after="240"/>
      </w:pPr>
      <w:r>
        <w:rPr>
          <w:color w:val="000000"/>
        </w:rPr>
        <w:t>Do not use inline CSS declarations; CSS rules must be kept separate from the semantic structure of the HTML.</w:t>
      </w:r>
    </w:p>
    <w:p w14:paraId="3EA8711C" w14:textId="77777777" w:rsidR="006C3CCC" w:rsidRDefault="00000000">
      <w:pPr>
        <w:spacing w:before="240" w:after="240"/>
      </w:pPr>
      <w:r>
        <w:rPr>
          <w:color w:val="000000"/>
        </w:rPr>
        <w:t>In addition, the web application must be sufficiently usable.</w:t>
      </w:r>
    </w:p>
    <w:p w14:paraId="5F081137" w14:textId="77777777" w:rsidR="006C3CCC" w:rsidRDefault="00000000">
      <w:pPr>
        <w:pStyle w:val="Titolo2"/>
      </w:pPr>
      <w:bookmarkStart w:id="6" w:name="_mjqjhlx2ly4k" w:colFirst="0" w:colLast="0"/>
      <w:bookmarkEnd w:id="6"/>
      <w:r>
        <w:t>Description: Functional requirements</w:t>
      </w:r>
    </w:p>
    <w:p w14:paraId="53896736" w14:textId="77777777" w:rsidR="006C3CCC" w:rsidRDefault="00000000">
      <w:pPr>
        <w:spacing w:before="240" w:after="240"/>
        <w:rPr>
          <w:color w:val="000000"/>
        </w:rPr>
      </w:pPr>
      <w:r>
        <w:rPr>
          <w:color w:val="000000"/>
        </w:rPr>
        <w:t xml:space="preserve">The goal is to create a web application for managing </w:t>
      </w:r>
      <w:r>
        <w:rPr>
          <w:i/>
          <w:iCs/>
          <w:color w:val="000000"/>
        </w:rPr>
        <w:t>Free Walking Tours</w:t>
      </w:r>
      <w:r>
        <w:rPr>
          <w:color w:val="000000"/>
        </w:rPr>
        <w:t xml:space="preserve"> in a city chosen by the students. Free Walking Tours are guided tours, usually organized around a city, neighborhood, or specific theme, in which participants do not pay a fixed price in advance but </w:t>
      </w:r>
      <w:commentRangeStart w:id="7"/>
      <w:commentRangeStart w:id="8"/>
      <w:r>
        <w:rPr>
          <w:color w:val="000000"/>
        </w:rPr>
        <w:t>may voluntarily reward the guide at the end of the experience</w:t>
      </w:r>
      <w:commentRangeEnd w:id="8"/>
      <w:r>
        <w:rPr>
          <w:rStyle w:val="Rimandocommento"/>
          <w:color w:val="000000"/>
          <w:sz w:val="22"/>
          <w:szCs w:val="22"/>
        </w:rPr>
        <w:commentReference w:id="8"/>
      </w:r>
      <w:commentRangeEnd w:id="7"/>
      <w:r>
        <w:rPr>
          <w:rStyle w:val="Rimandocommento"/>
          <w:color w:val="000000"/>
          <w:sz w:val="22"/>
          <w:szCs w:val="22"/>
        </w:rPr>
        <w:commentReference w:id="7"/>
      </w:r>
      <w:r>
        <w:rPr>
          <w:color w:val="000000"/>
        </w:rPr>
        <w:t>. For simplicity, the application will focus on a single city, chosen by the students, but students are free to define the tours, their themes, the places visited, and the general style of the platform.</w:t>
      </w:r>
    </w:p>
    <w:p w14:paraId="59496299" w14:textId="77777777" w:rsidR="006C3CCC" w:rsidRDefault="00000000">
      <w:pPr>
        <w:spacing w:before="240" w:after="240"/>
        <w:rPr>
          <w:color w:val="000000"/>
        </w:rPr>
      </w:pPr>
      <w:r>
        <w:rPr>
          <w:color w:val="000000"/>
        </w:rPr>
        <w:t xml:space="preserve">The web application must support two types of registered users: </w:t>
      </w:r>
      <w:r>
        <w:rPr>
          <w:b/>
          <w:bCs/>
          <w:color w:val="000000"/>
        </w:rPr>
        <w:t>guides</w:t>
      </w:r>
      <w:r>
        <w:rPr>
          <w:color w:val="000000"/>
        </w:rPr>
        <w:t xml:space="preserve"> and </w:t>
      </w:r>
      <w:r>
        <w:rPr>
          <w:b/>
          <w:bCs/>
          <w:color w:val="000000"/>
        </w:rPr>
        <w:t>participants</w:t>
      </w:r>
      <w:r>
        <w:rPr>
          <w:color w:val="000000"/>
        </w:rPr>
        <w:t>.</w:t>
      </w:r>
    </w:p>
    <w:p w14:paraId="6F587B92" w14:textId="323BDFC8" w:rsidR="006C3CCC" w:rsidRPr="00AF573D" w:rsidRDefault="00000000">
      <w:pPr>
        <w:spacing w:before="240" w:after="240"/>
        <w:rPr>
          <w:color w:val="000000"/>
          <w:u w:val="single"/>
        </w:rPr>
      </w:pPr>
      <w:r>
        <w:rPr>
          <w:color w:val="000000"/>
        </w:rPr>
        <w:lastRenderedPageBreak/>
        <w:t xml:space="preserve">Guides can create and manage the Free Walking Tours offered on the platform. Before acting as a guide, the user must register and log in. During </w:t>
      </w:r>
      <w:commentRangeStart w:id="9"/>
      <w:commentRangeStart w:id="10"/>
      <w:r>
        <w:rPr>
          <w:color w:val="000000"/>
        </w:rPr>
        <w:t>registration</w:t>
      </w:r>
      <w:commentRangeEnd w:id="10"/>
      <w:r>
        <w:rPr>
          <w:rStyle w:val="Rimandocommento"/>
          <w:color w:val="000000"/>
          <w:sz w:val="22"/>
          <w:szCs w:val="22"/>
        </w:rPr>
        <w:commentReference w:id="10"/>
      </w:r>
      <w:commentRangeEnd w:id="9"/>
      <w:r>
        <w:rPr>
          <w:rStyle w:val="Rimandocommento"/>
          <w:color w:val="000000"/>
          <w:sz w:val="22"/>
          <w:szCs w:val="22"/>
        </w:rPr>
        <w:commentReference w:id="9"/>
      </w:r>
      <w:r>
        <w:rPr>
          <w:color w:val="000000"/>
        </w:rPr>
        <w:t>, the guide must provide their first name, last name, email address, and the languages they speak. For simplicity, the available languages are limited to the following five options: Italian, English, Spanish, Portuguese, and German. The email address must be unique and will be used to identify the user on the website.</w:t>
      </w:r>
      <w:r w:rsidR="00AF573D">
        <w:rPr>
          <w:color w:val="000000"/>
        </w:rPr>
        <w:t xml:space="preserve"> (the primary key must be an autoincremental number)</w:t>
      </w:r>
    </w:p>
    <w:p w14:paraId="308970C6" w14:textId="536F4309" w:rsidR="006C3CCC" w:rsidRPr="00AF573D" w:rsidRDefault="00000000">
      <w:pPr>
        <w:spacing w:before="240" w:after="240"/>
        <w:rPr>
          <w:color w:val="000000"/>
          <w:u w:val="single"/>
        </w:rPr>
      </w:pPr>
      <w:r>
        <w:rPr>
          <w:color w:val="000000"/>
        </w:rPr>
        <w:t xml:space="preserve">Participants can browse the available tours and </w:t>
      </w:r>
      <w:commentRangeStart w:id="11"/>
      <w:commentRangeStart w:id="12"/>
      <w:commentRangeStart w:id="13"/>
      <w:commentRangeStart w:id="14"/>
      <w:commentRangeStart w:id="15"/>
      <w:commentRangeStart w:id="16"/>
      <w:r>
        <w:rPr>
          <w:color w:val="000000"/>
        </w:rPr>
        <w:t>reserve a place in one or more tours</w:t>
      </w:r>
      <w:commentRangeEnd w:id="16"/>
      <w:r>
        <w:rPr>
          <w:rStyle w:val="Rimandocommento"/>
          <w:color w:val="000000"/>
          <w:sz w:val="24"/>
          <w:szCs w:val="24"/>
        </w:rPr>
        <w:commentReference w:id="16"/>
      </w:r>
      <w:commentRangeEnd w:id="15"/>
      <w:r>
        <w:rPr>
          <w:rStyle w:val="Rimandocommento"/>
          <w:color w:val="000000"/>
          <w:sz w:val="24"/>
          <w:szCs w:val="24"/>
        </w:rPr>
        <w:commentReference w:id="15"/>
      </w:r>
      <w:commentRangeEnd w:id="14"/>
      <w:r>
        <w:rPr>
          <w:rStyle w:val="Rimandocommento"/>
          <w:color w:val="000000"/>
          <w:sz w:val="24"/>
          <w:szCs w:val="24"/>
        </w:rPr>
        <w:commentReference w:id="14"/>
      </w:r>
      <w:commentRangeEnd w:id="13"/>
      <w:r>
        <w:rPr>
          <w:rStyle w:val="Rimandocommento"/>
          <w:color w:val="000000"/>
          <w:sz w:val="24"/>
          <w:szCs w:val="24"/>
        </w:rPr>
        <w:commentReference w:id="13"/>
      </w:r>
      <w:r>
        <w:rPr>
          <w:color w:val="000000"/>
          <w:sz w:val="24"/>
          <w:szCs w:val="24"/>
        </w:rPr>
        <w:t xml:space="preserve">, </w:t>
      </w:r>
      <w:r>
        <w:rPr>
          <w:color w:val="FF0000"/>
          <w:sz w:val="24"/>
          <w:szCs w:val="24"/>
        </w:rPr>
        <w:t>as long as their schedules do not overlap</w:t>
      </w:r>
      <w:r>
        <w:rPr>
          <w:color w:val="000000"/>
        </w:rPr>
        <w:t>.</w:t>
      </w:r>
      <w:commentRangeEnd w:id="12"/>
      <w:r>
        <w:rPr>
          <w:rStyle w:val="Rimandocommento"/>
          <w:color w:val="000000"/>
          <w:sz w:val="22"/>
          <w:szCs w:val="22"/>
        </w:rPr>
        <w:commentReference w:id="12"/>
      </w:r>
      <w:commentRangeEnd w:id="11"/>
      <w:r>
        <w:rPr>
          <w:rStyle w:val="Rimandocommento"/>
          <w:color w:val="000000"/>
          <w:sz w:val="22"/>
          <w:szCs w:val="22"/>
        </w:rPr>
        <w:commentReference w:id="11"/>
      </w:r>
      <w:r>
        <w:rPr>
          <w:color w:val="000000"/>
        </w:rPr>
        <w:t xml:space="preserve"> Before making a reservation, participants must register and log in. During registration, each participant must provide their first name, last name, and email address. The email address must be unique and will be used to identify the user on the website.</w:t>
      </w:r>
      <w:r w:rsidR="00AF573D">
        <w:rPr>
          <w:color w:val="000000"/>
        </w:rPr>
        <w:t xml:space="preserve"> N.B: password is necessary even though it is not specified.</w:t>
      </w:r>
    </w:p>
    <w:p w14:paraId="23B82297" w14:textId="64082493" w:rsidR="006C3CCC" w:rsidRPr="004E14D2" w:rsidRDefault="00000000">
      <w:pPr>
        <w:spacing w:before="240" w:after="240"/>
        <w:rPr>
          <w:color w:val="000000"/>
          <w:u w:val="single"/>
        </w:rPr>
      </w:pPr>
      <w:r>
        <w:rPr>
          <w:color w:val="000000"/>
        </w:rPr>
        <w:t>A participant cannot become a guide, and a guide cannot make reservations as a participant.</w:t>
      </w:r>
      <w:r w:rsidR="004E14D2">
        <w:rPr>
          <w:color w:val="000000"/>
        </w:rPr>
        <w:t xml:space="preserve"> (different login, with simple javascript es. login as a participant. login as a guide)</w:t>
      </w:r>
    </w:p>
    <w:p w14:paraId="6A13B958" w14:textId="77777777" w:rsidR="006C3CCC" w:rsidRDefault="00000000">
      <w:pPr>
        <w:spacing w:before="240" w:after="240"/>
        <w:rPr>
          <w:color w:val="000000"/>
        </w:rPr>
      </w:pPr>
      <w:r>
        <w:rPr>
          <w:color w:val="000000"/>
        </w:rPr>
        <w:t>Each Free Walking Tour is created and managed by a single guide and must include the following mandatory information:</w:t>
      </w:r>
    </w:p>
    <w:p w14:paraId="11BA518B" w14:textId="77777777" w:rsidR="006C3CCC" w:rsidRDefault="00000000">
      <w:pPr>
        <w:numPr>
          <w:ilvl w:val="0"/>
          <w:numId w:val="9"/>
        </w:numPr>
        <w:spacing w:before="240"/>
      </w:pPr>
      <w:r>
        <w:rPr>
          <w:color w:val="000000"/>
        </w:rPr>
        <w:t>Title of the tour.</w:t>
      </w:r>
    </w:p>
    <w:p w14:paraId="33D6FC8A" w14:textId="77777777" w:rsidR="006C3CCC" w:rsidRDefault="00000000">
      <w:pPr>
        <w:numPr>
          <w:ilvl w:val="0"/>
          <w:numId w:val="9"/>
        </w:numPr>
        <w:spacing w:before="0"/>
      </w:pPr>
      <w:r>
        <w:rPr>
          <w:color w:val="000000"/>
        </w:rPr>
        <w:t>Guide who created and manages the tour.</w:t>
      </w:r>
    </w:p>
    <w:p w14:paraId="59A31911" w14:textId="3BF4AFCE" w:rsidR="006C3CCC" w:rsidRDefault="00000000">
      <w:pPr>
        <w:numPr>
          <w:ilvl w:val="0"/>
          <w:numId w:val="9"/>
        </w:numPr>
        <w:spacing w:before="0"/>
      </w:pPr>
      <w:commentRangeStart w:id="17"/>
      <w:commentRangeStart w:id="18"/>
      <w:commentRangeStart w:id="19"/>
      <w:commentRangeStart w:id="20"/>
      <w:r>
        <w:rPr>
          <w:color w:val="000000"/>
        </w:rPr>
        <w:t>Weekly schedule,</w:t>
      </w:r>
      <w:commentRangeEnd w:id="20"/>
      <w:r>
        <w:rPr>
          <w:rStyle w:val="Rimandocommento"/>
          <w:color w:val="000000"/>
          <w:sz w:val="22"/>
          <w:szCs w:val="22"/>
        </w:rPr>
        <w:commentReference w:id="20"/>
      </w:r>
      <w:commentRangeEnd w:id="19"/>
      <w:r>
        <w:rPr>
          <w:rStyle w:val="Rimandocommento"/>
          <w:color w:val="000000"/>
          <w:sz w:val="22"/>
          <w:szCs w:val="22"/>
        </w:rPr>
        <w:commentReference w:id="19"/>
      </w:r>
      <w:r>
        <w:rPr>
          <w:color w:val="000000"/>
        </w:rPr>
        <w:t xml:space="preserve"> specifying the days of the week and the corresponding start time for each selected day</w:t>
      </w:r>
      <w:commentRangeEnd w:id="18"/>
      <w:r>
        <w:rPr>
          <w:rStyle w:val="Rimandocommento"/>
          <w:color w:val="000000"/>
          <w:sz w:val="22"/>
          <w:szCs w:val="22"/>
        </w:rPr>
        <w:commentReference w:id="18"/>
      </w:r>
      <w:commentRangeEnd w:id="17"/>
      <w:r>
        <w:rPr>
          <w:rStyle w:val="Rimandocommento"/>
          <w:color w:val="000000"/>
          <w:sz w:val="22"/>
          <w:szCs w:val="22"/>
        </w:rPr>
        <w:commentReference w:id="17"/>
      </w:r>
      <w:r>
        <w:rPr>
          <w:color w:val="000000"/>
        </w:rPr>
        <w:t xml:space="preserve">. </w:t>
      </w:r>
      <w:commentRangeStart w:id="21"/>
      <w:commentRangeStart w:id="22"/>
      <w:r>
        <w:rPr>
          <w:color w:val="000000"/>
        </w:rPr>
        <w:t>For simplicity, each tour can have at most one start time per day.</w:t>
      </w:r>
      <w:commentRangeEnd w:id="22"/>
      <w:r>
        <w:rPr>
          <w:rStyle w:val="Rimandocommento"/>
          <w:color w:val="000000"/>
          <w:sz w:val="22"/>
          <w:szCs w:val="22"/>
        </w:rPr>
        <w:commentReference w:id="22"/>
      </w:r>
      <w:commentRangeEnd w:id="21"/>
      <w:r>
        <w:rPr>
          <w:rStyle w:val="Rimandocommento"/>
          <w:color w:val="000000"/>
          <w:sz w:val="22"/>
          <w:szCs w:val="22"/>
        </w:rPr>
        <w:commentReference w:id="21"/>
      </w:r>
      <w:r w:rsidR="00AF573D">
        <w:rPr>
          <w:color w:val="000000"/>
        </w:rPr>
        <w:t xml:space="preserve"> (</w:t>
      </w:r>
      <w:r w:rsidR="00AF573D" w:rsidRPr="00AF573D">
        <w:rPr>
          <w:color w:val="000000"/>
        </w:rPr>
        <w:t>We can't have the same tour more than 1 time per day.</w:t>
      </w:r>
      <w:r w:rsidR="00AF573D">
        <w:rPr>
          <w:color w:val="000000"/>
        </w:rPr>
        <w:t xml:space="preserve"> It is possible 3 different tour on the same day  / each week the tours repeat -&gt; one day – one time – one )</w:t>
      </w:r>
    </w:p>
    <w:p w14:paraId="61058055" w14:textId="77777777" w:rsidR="006C3CCC" w:rsidRDefault="00000000">
      <w:pPr>
        <w:numPr>
          <w:ilvl w:val="0"/>
          <w:numId w:val="9"/>
        </w:numPr>
        <w:spacing w:before="0"/>
      </w:pPr>
      <w:r>
        <w:rPr>
          <w:color w:val="000000"/>
        </w:rPr>
        <w:t>Meeting point.</w:t>
      </w:r>
    </w:p>
    <w:p w14:paraId="2B1930F2" w14:textId="77777777" w:rsidR="006C3CCC" w:rsidRDefault="00000000">
      <w:pPr>
        <w:numPr>
          <w:ilvl w:val="0"/>
          <w:numId w:val="9"/>
        </w:numPr>
        <w:spacing w:before="0"/>
      </w:pPr>
      <w:commentRangeStart w:id="23"/>
      <w:commentRangeStart w:id="24"/>
      <w:r>
        <w:rPr>
          <w:color w:val="000000"/>
        </w:rPr>
        <w:t>Duration, expressed in minutes.</w:t>
      </w:r>
      <w:commentRangeEnd w:id="24"/>
      <w:r>
        <w:rPr>
          <w:rStyle w:val="Rimandocommento"/>
          <w:sz w:val="22"/>
          <w:szCs w:val="22"/>
        </w:rPr>
        <w:commentReference w:id="24"/>
      </w:r>
      <w:commentRangeEnd w:id="23"/>
      <w:r>
        <w:rPr>
          <w:rStyle w:val="Rimandocommento"/>
          <w:sz w:val="22"/>
          <w:szCs w:val="22"/>
        </w:rPr>
        <w:commentReference w:id="23"/>
      </w:r>
    </w:p>
    <w:p w14:paraId="00777541" w14:textId="77777777" w:rsidR="006C3CCC" w:rsidRDefault="00000000">
      <w:pPr>
        <w:numPr>
          <w:ilvl w:val="0"/>
          <w:numId w:val="9"/>
        </w:numPr>
        <w:spacing w:before="0"/>
      </w:pPr>
      <w:commentRangeStart w:id="25"/>
      <w:commentRangeStart w:id="26"/>
      <w:r>
        <w:rPr>
          <w:color w:val="000000"/>
        </w:rPr>
        <w:t>Language in which the tour is offered.</w:t>
      </w:r>
      <w:commentRangeEnd w:id="26"/>
      <w:r>
        <w:rPr>
          <w:rStyle w:val="Rimandocommento"/>
          <w:sz w:val="22"/>
          <w:szCs w:val="22"/>
        </w:rPr>
        <w:commentReference w:id="26"/>
      </w:r>
      <w:commentRangeEnd w:id="25"/>
      <w:r>
        <w:rPr>
          <w:rStyle w:val="Rimandocommento"/>
          <w:sz w:val="22"/>
          <w:szCs w:val="22"/>
        </w:rPr>
        <w:commentReference w:id="25"/>
      </w:r>
    </w:p>
    <w:p w14:paraId="01DA0114" w14:textId="77777777" w:rsidR="006C3CCC" w:rsidRDefault="00000000">
      <w:pPr>
        <w:numPr>
          <w:ilvl w:val="0"/>
          <w:numId w:val="9"/>
        </w:numPr>
        <w:spacing w:before="0"/>
      </w:pPr>
      <w:commentRangeStart w:id="27"/>
      <w:commentRangeStart w:id="28"/>
      <w:r>
        <w:rPr>
          <w:color w:val="000000"/>
        </w:rPr>
        <w:t xml:space="preserve">Maximum number of participants allowed </w:t>
      </w:r>
      <w:r>
        <w:rPr>
          <w:color w:val="FF0000"/>
        </w:rPr>
        <w:t>per tour</w:t>
      </w:r>
      <w:r>
        <w:rPr>
          <w:color w:val="000000"/>
        </w:rPr>
        <w:t>.</w:t>
      </w:r>
      <w:commentRangeEnd w:id="28"/>
      <w:r>
        <w:rPr>
          <w:rStyle w:val="Rimandocommento"/>
          <w:sz w:val="22"/>
          <w:szCs w:val="22"/>
        </w:rPr>
        <w:commentReference w:id="28"/>
      </w:r>
      <w:commentRangeEnd w:id="27"/>
      <w:r>
        <w:rPr>
          <w:rStyle w:val="Rimandocommento"/>
          <w:sz w:val="22"/>
          <w:szCs w:val="22"/>
        </w:rPr>
        <w:commentReference w:id="27"/>
      </w:r>
    </w:p>
    <w:p w14:paraId="2368142A" w14:textId="77777777" w:rsidR="006C3CCC" w:rsidRDefault="00000000">
      <w:pPr>
        <w:numPr>
          <w:ilvl w:val="0"/>
          <w:numId w:val="9"/>
        </w:numPr>
        <w:spacing w:before="0"/>
      </w:pPr>
      <w:commentRangeStart w:id="29"/>
      <w:commentRangeStart w:id="30"/>
      <w:r>
        <w:rPr>
          <w:color w:val="000000"/>
        </w:rPr>
        <w:t>List of stops included in the tour, corresponding to the names of the places visited during the itinerary (</w:t>
      </w:r>
      <w:r>
        <w:rPr>
          <w:color w:val="FF0000"/>
        </w:rPr>
        <w:t>at least 4</w:t>
      </w:r>
      <w:r>
        <w:rPr>
          <w:color w:val="000000"/>
        </w:rPr>
        <w:t>).</w:t>
      </w:r>
      <w:commentRangeEnd w:id="30"/>
      <w:r>
        <w:rPr>
          <w:rStyle w:val="Rimandocommento"/>
          <w:sz w:val="22"/>
          <w:szCs w:val="22"/>
        </w:rPr>
        <w:commentReference w:id="30"/>
      </w:r>
      <w:commentRangeEnd w:id="29"/>
      <w:r>
        <w:rPr>
          <w:rStyle w:val="Rimandocommento"/>
          <w:sz w:val="22"/>
          <w:szCs w:val="22"/>
        </w:rPr>
        <w:commentReference w:id="29"/>
      </w:r>
    </w:p>
    <w:p w14:paraId="6ADA6190" w14:textId="77777777" w:rsidR="006C3CCC" w:rsidRDefault="00000000">
      <w:pPr>
        <w:numPr>
          <w:ilvl w:val="0"/>
          <w:numId w:val="9"/>
        </w:numPr>
        <w:spacing w:before="0"/>
      </w:pPr>
      <w:r>
        <w:rPr>
          <w:color w:val="000000"/>
        </w:rPr>
        <w:t>Brief description of the tour.</w:t>
      </w:r>
    </w:p>
    <w:p w14:paraId="56DDBBBF" w14:textId="77777777" w:rsidR="006C3CCC" w:rsidRDefault="00000000">
      <w:pPr>
        <w:numPr>
          <w:ilvl w:val="0"/>
          <w:numId w:val="9"/>
        </w:numPr>
        <w:spacing w:before="0" w:after="240"/>
      </w:pPr>
      <w:r>
        <w:rPr>
          <w:color w:val="000000"/>
        </w:rPr>
        <w:t>A set of 5 promotional photos.</w:t>
      </w:r>
    </w:p>
    <w:p w14:paraId="13787C4F" w14:textId="77777777" w:rsidR="006C3CCC" w:rsidRDefault="00000000">
      <w:pPr>
        <w:spacing w:before="240" w:after="240"/>
        <w:rPr>
          <w:color w:val="000000"/>
        </w:rPr>
      </w:pPr>
      <w:r>
        <w:rPr>
          <w:color w:val="000000"/>
        </w:rPr>
        <w:t xml:space="preserve">The language of each tour must be chosen from the </w:t>
      </w:r>
      <w:commentRangeStart w:id="31"/>
      <w:commentRangeStart w:id="32"/>
      <w:r>
        <w:rPr>
          <w:color w:val="000000"/>
        </w:rPr>
        <w:t>languages spoken by the guide</w:t>
      </w:r>
      <w:commentRangeEnd w:id="32"/>
      <w:r>
        <w:rPr>
          <w:rStyle w:val="Rimandocommento"/>
          <w:color w:val="000000"/>
          <w:sz w:val="22"/>
          <w:szCs w:val="22"/>
        </w:rPr>
        <w:commentReference w:id="32"/>
      </w:r>
      <w:commentRangeEnd w:id="31"/>
      <w:r>
        <w:rPr>
          <w:rStyle w:val="Rimandocommento"/>
          <w:color w:val="000000"/>
          <w:sz w:val="22"/>
          <w:szCs w:val="22"/>
        </w:rPr>
        <w:commentReference w:id="31"/>
      </w:r>
      <w:r>
        <w:rPr>
          <w:color w:val="000000"/>
        </w:rPr>
        <w:t xml:space="preserve"> responsible for that tour.</w:t>
      </w:r>
      <w:ins w:id="33" w:author="Angelo." w:date="2026-06-05T09:00:00Z">
        <w:r>
          <w:rPr>
            <w:color w:val="000000"/>
          </w:rPr>
          <w:t xml:space="preserve"> </w:t>
        </w:r>
      </w:ins>
    </w:p>
    <w:p w14:paraId="1045A816" w14:textId="77777777" w:rsidR="006C3CCC" w:rsidRDefault="00000000">
      <w:pPr>
        <w:spacing w:before="240" w:after="240"/>
        <w:rPr>
          <w:color w:val="000000"/>
        </w:rPr>
      </w:pPr>
      <w:r>
        <w:rPr>
          <w:color w:val="000000"/>
        </w:rPr>
        <w:t>Students are free to choose the themes of the tours. For example, tours may be historical, artistic, architectural, gastronomic, literary, cinematic, musical, political, alternative, or related to local legends and traditions.</w:t>
      </w:r>
    </w:p>
    <w:p w14:paraId="5B4E0F1C" w14:textId="77777777" w:rsidR="006C3CCC" w:rsidRDefault="00000000">
      <w:pPr>
        <w:spacing w:before="240" w:after="240"/>
        <w:rPr>
          <w:color w:val="000000"/>
        </w:rPr>
      </w:pPr>
      <w:r>
        <w:rPr>
          <w:color w:val="000000"/>
        </w:rPr>
        <w:t xml:space="preserve">Guides can </w:t>
      </w:r>
      <w:commentRangeStart w:id="34"/>
      <w:commentRangeStart w:id="35"/>
      <w:r>
        <w:rPr>
          <w:color w:val="000000"/>
        </w:rPr>
        <w:t>create new tours and modify</w:t>
      </w:r>
      <w:commentRangeEnd w:id="35"/>
      <w:r>
        <w:rPr>
          <w:rStyle w:val="Rimandocommento"/>
          <w:color w:val="000000"/>
          <w:sz w:val="22"/>
          <w:szCs w:val="22"/>
        </w:rPr>
        <w:commentReference w:id="35"/>
      </w:r>
      <w:commentRangeEnd w:id="34"/>
      <w:r>
        <w:rPr>
          <w:rStyle w:val="Rimandocommento"/>
          <w:color w:val="000000"/>
          <w:sz w:val="22"/>
          <w:szCs w:val="22"/>
        </w:rPr>
        <w:commentReference w:id="34"/>
      </w:r>
      <w:r>
        <w:rPr>
          <w:color w:val="000000"/>
        </w:rPr>
        <w:t xml:space="preserve"> the information of their own tours as long as no reservation has been made </w:t>
      </w:r>
      <w:commentRangeStart w:id="36"/>
      <w:commentRangeStart w:id="37"/>
      <w:r>
        <w:rPr>
          <w:color w:val="000000"/>
        </w:rPr>
        <w:t>for that tour</w:t>
      </w:r>
      <w:commentRangeEnd w:id="37"/>
      <w:r>
        <w:rPr>
          <w:rStyle w:val="Rimandocommento"/>
          <w:color w:val="000000"/>
          <w:sz w:val="22"/>
          <w:szCs w:val="22"/>
        </w:rPr>
        <w:commentReference w:id="37"/>
      </w:r>
      <w:commentRangeEnd w:id="36"/>
      <w:r>
        <w:rPr>
          <w:rStyle w:val="Rimandocommento"/>
          <w:color w:val="000000"/>
          <w:sz w:val="22"/>
          <w:szCs w:val="22"/>
        </w:rPr>
        <w:commentReference w:id="36"/>
      </w:r>
      <w:r>
        <w:rPr>
          <w:color w:val="000000"/>
        </w:rPr>
        <w:t>. Once at least one participant has reserved a place for any date of the tour, the guide can no longer modify the essential information of the tour, such as weekly schedule, meeting point, duration, language, or maximum number of participants.</w:t>
      </w:r>
    </w:p>
    <w:p w14:paraId="5CA68B13" w14:textId="77777777" w:rsidR="006C3CCC" w:rsidRDefault="006C3CCC">
      <w:pPr>
        <w:spacing w:before="240" w:after="240"/>
        <w:rPr>
          <w:color w:val="000000"/>
        </w:rPr>
      </w:pPr>
    </w:p>
    <w:p w14:paraId="7C3232F0" w14:textId="77777777" w:rsidR="006C3CCC" w:rsidRDefault="00000000">
      <w:pPr>
        <w:spacing w:before="240" w:after="240"/>
        <w:rPr>
          <w:color w:val="000000"/>
        </w:rPr>
      </w:pPr>
      <w:r>
        <w:rPr>
          <w:color w:val="000000"/>
        </w:rPr>
        <w:t xml:space="preserve">All tours are visible to any user, including unregistered users. On the application homepage, users will see a brief version of the available tours. </w:t>
      </w:r>
      <w:commentRangeStart w:id="38"/>
      <w:commentRangeStart w:id="39"/>
      <w:r>
        <w:rPr>
          <w:color w:val="000000"/>
        </w:rPr>
        <w:t>Through appropriate filters, users must be able to explore tours according to:</w:t>
      </w:r>
      <w:commentRangeEnd w:id="39"/>
      <w:r>
        <w:rPr>
          <w:rStyle w:val="Rimandocommento"/>
          <w:color w:val="000000"/>
          <w:sz w:val="22"/>
          <w:szCs w:val="22"/>
        </w:rPr>
        <w:commentReference w:id="39"/>
      </w:r>
      <w:commentRangeEnd w:id="38"/>
      <w:r>
        <w:rPr>
          <w:rStyle w:val="Rimandocommento"/>
          <w:color w:val="000000"/>
          <w:sz w:val="22"/>
          <w:szCs w:val="22"/>
        </w:rPr>
        <w:commentReference w:id="38"/>
      </w:r>
    </w:p>
    <w:p w14:paraId="2CD915A1" w14:textId="77777777" w:rsidR="006C3CCC" w:rsidRDefault="00000000">
      <w:pPr>
        <w:numPr>
          <w:ilvl w:val="0"/>
          <w:numId w:val="3"/>
        </w:numPr>
        <w:spacing w:before="240"/>
      </w:pPr>
      <w:commentRangeStart w:id="40"/>
      <w:commentRangeStart w:id="41"/>
      <w:commentRangeStart w:id="42"/>
      <w:commentRangeStart w:id="43"/>
      <w:r>
        <w:rPr>
          <w:color w:val="000000"/>
        </w:rPr>
        <w:t>Date</w:t>
      </w:r>
      <w:commentRangeEnd w:id="43"/>
      <w:r>
        <w:rPr>
          <w:rStyle w:val="Rimandocommento"/>
          <w:color w:val="000000"/>
          <w:sz w:val="22"/>
          <w:szCs w:val="22"/>
        </w:rPr>
        <w:commentReference w:id="43"/>
      </w:r>
      <w:commentRangeEnd w:id="42"/>
      <w:r>
        <w:rPr>
          <w:rStyle w:val="Rimandocommento"/>
          <w:color w:val="000000"/>
          <w:sz w:val="22"/>
          <w:szCs w:val="22"/>
        </w:rPr>
        <w:commentReference w:id="42"/>
      </w:r>
      <w:r>
        <w:rPr>
          <w:color w:val="000000"/>
        </w:rPr>
        <w:t>.</w:t>
      </w:r>
    </w:p>
    <w:p w14:paraId="1F1F7F75" w14:textId="77777777" w:rsidR="006C3CCC" w:rsidRDefault="00000000">
      <w:pPr>
        <w:numPr>
          <w:ilvl w:val="0"/>
          <w:numId w:val="3"/>
        </w:numPr>
        <w:spacing w:before="0"/>
      </w:pPr>
      <w:r>
        <w:rPr>
          <w:color w:val="000000"/>
        </w:rPr>
        <w:t>Duration.</w:t>
      </w:r>
    </w:p>
    <w:p w14:paraId="1669674D" w14:textId="77777777" w:rsidR="006C3CCC" w:rsidRDefault="00000000">
      <w:pPr>
        <w:numPr>
          <w:ilvl w:val="0"/>
          <w:numId w:val="3"/>
        </w:numPr>
        <w:spacing w:before="0" w:after="240"/>
      </w:pPr>
      <w:r>
        <w:rPr>
          <w:color w:val="000000"/>
        </w:rPr>
        <w:t>Language.</w:t>
      </w:r>
      <w:commentRangeEnd w:id="41"/>
      <w:r>
        <w:rPr>
          <w:rStyle w:val="Rimandocommento"/>
          <w:sz w:val="22"/>
          <w:szCs w:val="22"/>
        </w:rPr>
        <w:commentReference w:id="41"/>
      </w:r>
      <w:commentRangeEnd w:id="40"/>
      <w:r>
        <w:rPr>
          <w:rStyle w:val="Rimandocommento"/>
          <w:sz w:val="22"/>
          <w:szCs w:val="22"/>
        </w:rPr>
        <w:commentReference w:id="40"/>
      </w:r>
    </w:p>
    <w:p w14:paraId="64ACA680" w14:textId="7E5BEFAB" w:rsidR="006C3CCC" w:rsidRPr="0065466D" w:rsidRDefault="00000000">
      <w:pPr>
        <w:spacing w:before="240" w:after="240"/>
        <w:rPr>
          <w:color w:val="000000"/>
          <w:u w:val="single"/>
        </w:rPr>
      </w:pPr>
      <w:r>
        <w:rPr>
          <w:color w:val="000000"/>
        </w:rPr>
        <w:t>By clicking on a tour, users must be able to view the full version of the tour, including all the mandatory information listed above.</w:t>
      </w:r>
    </w:p>
    <w:p w14:paraId="4E7C58D0" w14:textId="77777777" w:rsidR="006C3CCC" w:rsidRDefault="00000000">
      <w:pPr>
        <w:spacing w:before="240" w:after="240"/>
        <w:rPr>
          <w:color w:val="000000"/>
        </w:rPr>
      </w:pPr>
      <w:r>
        <w:rPr>
          <w:color w:val="000000"/>
        </w:rPr>
        <w:t>After logging in, a participant can reserve a place for a tour. Participants reserve a specific date of a tour, selected from the dates available according to the tour’s weekly schedule. When making a reservation, the participant must choose the date on which they want to join the tour.</w:t>
      </w:r>
    </w:p>
    <w:p w14:paraId="1367F503" w14:textId="77777777" w:rsidR="006C3CCC" w:rsidRDefault="00000000">
      <w:pPr>
        <w:spacing w:before="240" w:after="240"/>
        <w:rPr>
          <w:color w:val="000000"/>
        </w:rPr>
      </w:pPr>
      <w:r>
        <w:rPr>
          <w:color w:val="000000"/>
        </w:rPr>
        <w:t xml:space="preserve">By default, the reservation is made for the participant themself. However, the participant may also add up to 3 </w:t>
      </w:r>
      <w:commentRangeStart w:id="44"/>
      <w:commentRangeStart w:id="45"/>
      <w:r>
        <w:rPr>
          <w:color w:val="000000"/>
        </w:rPr>
        <w:t>additional people</w:t>
      </w:r>
      <w:commentRangeEnd w:id="45"/>
      <w:r>
        <w:rPr>
          <w:rStyle w:val="Rimandocommento"/>
          <w:color w:val="000000"/>
          <w:sz w:val="22"/>
          <w:szCs w:val="22"/>
        </w:rPr>
        <w:commentReference w:id="45"/>
      </w:r>
      <w:commentRangeEnd w:id="44"/>
      <w:r>
        <w:rPr>
          <w:rStyle w:val="Rimandocommento"/>
          <w:color w:val="000000"/>
          <w:sz w:val="22"/>
          <w:szCs w:val="22"/>
        </w:rPr>
        <w:commentReference w:id="44"/>
      </w:r>
      <w:r>
        <w:rPr>
          <w:color w:val="000000"/>
        </w:rPr>
        <w:t xml:space="preserve"> to the same reservation by providing their </w:t>
      </w:r>
      <w:commentRangeStart w:id="46"/>
      <w:commentRangeStart w:id="47"/>
      <w:r>
        <w:rPr>
          <w:color w:val="000000"/>
        </w:rPr>
        <w:t>names</w:t>
      </w:r>
      <w:commentRangeEnd w:id="47"/>
      <w:r>
        <w:rPr>
          <w:rStyle w:val="Rimandocommento"/>
          <w:color w:val="000000"/>
          <w:sz w:val="22"/>
          <w:szCs w:val="22"/>
        </w:rPr>
        <w:commentReference w:id="47"/>
      </w:r>
      <w:commentRangeEnd w:id="46"/>
      <w:r>
        <w:rPr>
          <w:rStyle w:val="Rimandocommento"/>
          <w:color w:val="000000"/>
          <w:sz w:val="22"/>
          <w:szCs w:val="22"/>
        </w:rPr>
        <w:commentReference w:id="46"/>
      </w:r>
      <w:r>
        <w:rPr>
          <w:color w:val="000000"/>
        </w:rPr>
        <w:t xml:space="preserve"> (first name and last name). Therefore, a single reservation may include from 1 to 4 people. The system must prevent reservations that exceed the maximum number of participants allowed for the selected tour date. For example, if a tour has only 2 available places left on a given date, a participant cannot make a reservation for 3 or 4 people.</w:t>
      </w:r>
    </w:p>
    <w:p w14:paraId="162F3894" w14:textId="77777777" w:rsidR="006C3CCC" w:rsidRDefault="00000000">
      <w:pPr>
        <w:spacing w:before="240" w:after="240"/>
        <w:rPr>
          <w:color w:val="000000"/>
        </w:rPr>
      </w:pPr>
      <w:r>
        <w:rPr>
          <w:color w:val="000000"/>
        </w:rPr>
        <w:t>Reservations can be cancelled by participants only if the cancellation is made at least 24 hours before the start time of the selected tour date. After this deadline, the reservation can no longer be cancelled.</w:t>
      </w:r>
    </w:p>
    <w:p w14:paraId="2C9A39FE" w14:textId="77777777" w:rsidR="006C3CCC" w:rsidRDefault="00000000">
      <w:pPr>
        <w:spacing w:before="240" w:after="240"/>
        <w:rPr>
          <w:color w:val="000000"/>
        </w:rPr>
      </w:pPr>
      <w:commentRangeStart w:id="48"/>
      <w:commentRangeStart w:id="49"/>
      <w:r>
        <w:rPr>
          <w:color w:val="000000"/>
        </w:rPr>
        <w:t>Once a reservation has been completed, it must be visible in the participant’s profile page</w:t>
      </w:r>
      <w:commentRangeEnd w:id="49"/>
      <w:r>
        <w:rPr>
          <w:rStyle w:val="Rimandocommento"/>
          <w:color w:val="000000"/>
          <w:sz w:val="22"/>
          <w:szCs w:val="22"/>
        </w:rPr>
        <w:commentReference w:id="49"/>
      </w:r>
      <w:commentRangeEnd w:id="48"/>
      <w:r>
        <w:rPr>
          <w:rStyle w:val="Rimandocommento"/>
          <w:color w:val="000000"/>
          <w:sz w:val="22"/>
          <w:szCs w:val="22"/>
        </w:rPr>
        <w:commentReference w:id="48"/>
      </w:r>
      <w:r>
        <w:rPr>
          <w:color w:val="000000"/>
        </w:rPr>
        <w:t>. The profile page must show the tours reserved by the participant, including the date, start time, meeting point, number of people included in the reservation, and the names of any additional participants.</w:t>
      </w:r>
    </w:p>
    <w:p w14:paraId="33AF8FE7" w14:textId="77777777" w:rsidR="006C3CCC" w:rsidRDefault="00000000">
      <w:pPr>
        <w:spacing w:before="240" w:after="240"/>
        <w:rPr>
          <w:color w:val="000000"/>
        </w:rPr>
      </w:pPr>
      <w:r>
        <w:rPr>
          <w:color w:val="000000"/>
        </w:rPr>
        <w:t xml:space="preserve">Guides must have a </w:t>
      </w:r>
      <w:commentRangeStart w:id="50"/>
      <w:commentRangeStart w:id="51"/>
      <w:commentRangeStart w:id="52"/>
      <w:commentRangeStart w:id="53"/>
      <w:r>
        <w:rPr>
          <w:color w:val="000000"/>
        </w:rPr>
        <w:t>profile page where they can view all the tours they have created</w:t>
      </w:r>
      <w:commentRangeEnd w:id="53"/>
      <w:r>
        <w:rPr>
          <w:rStyle w:val="Rimandocommento"/>
          <w:color w:val="000000"/>
          <w:sz w:val="22"/>
          <w:szCs w:val="22"/>
        </w:rPr>
        <w:commentReference w:id="53"/>
      </w:r>
      <w:commentRangeEnd w:id="52"/>
      <w:r>
        <w:rPr>
          <w:rStyle w:val="Rimandocommento"/>
          <w:color w:val="000000"/>
          <w:sz w:val="22"/>
          <w:szCs w:val="22"/>
        </w:rPr>
        <w:commentReference w:id="52"/>
      </w:r>
      <w:commentRangeEnd w:id="51"/>
      <w:r>
        <w:rPr>
          <w:rStyle w:val="Rimandocommento"/>
          <w:color w:val="000000"/>
          <w:sz w:val="22"/>
          <w:szCs w:val="22"/>
        </w:rPr>
        <w:commentReference w:id="51"/>
      </w:r>
      <w:commentRangeEnd w:id="50"/>
      <w:r>
        <w:rPr>
          <w:rStyle w:val="Rimandocommento"/>
          <w:color w:val="000000"/>
          <w:sz w:val="22"/>
          <w:szCs w:val="22"/>
        </w:rPr>
        <w:commentReference w:id="50"/>
      </w:r>
      <w:r>
        <w:rPr>
          <w:color w:val="000000"/>
        </w:rPr>
        <w:t xml:space="preserve">. </w:t>
      </w:r>
      <w:commentRangeStart w:id="54"/>
      <w:commentRangeStart w:id="55"/>
      <w:r>
        <w:rPr>
          <w:color w:val="000000"/>
        </w:rPr>
        <w:t xml:space="preserve">For each tour, guides must be able to see the list of reservations and the total number of expected participants </w:t>
      </w:r>
      <w:commentRangeStart w:id="56"/>
      <w:commentRangeStart w:id="57"/>
      <w:r>
        <w:rPr>
          <w:color w:val="000000"/>
        </w:rPr>
        <w:t>for each scheduled date</w:t>
      </w:r>
      <w:commentRangeEnd w:id="57"/>
      <w:r>
        <w:rPr>
          <w:rStyle w:val="Rimandocommento"/>
          <w:color w:val="000000"/>
          <w:sz w:val="22"/>
          <w:szCs w:val="22"/>
        </w:rPr>
        <w:commentReference w:id="57"/>
      </w:r>
      <w:commentRangeEnd w:id="56"/>
      <w:r>
        <w:rPr>
          <w:rStyle w:val="Rimandocommento"/>
          <w:color w:val="000000"/>
          <w:sz w:val="22"/>
          <w:szCs w:val="22"/>
        </w:rPr>
        <w:commentReference w:id="56"/>
      </w:r>
      <w:r>
        <w:rPr>
          <w:color w:val="000000"/>
        </w:rPr>
        <w:t>.</w:t>
      </w:r>
      <w:commentRangeEnd w:id="55"/>
      <w:r>
        <w:rPr>
          <w:rStyle w:val="Rimandocommento"/>
          <w:color w:val="000000"/>
          <w:sz w:val="22"/>
          <w:szCs w:val="22"/>
        </w:rPr>
        <w:commentReference w:id="55"/>
      </w:r>
      <w:commentRangeEnd w:id="54"/>
      <w:r>
        <w:rPr>
          <w:rStyle w:val="Rimandocommento"/>
          <w:color w:val="000000"/>
          <w:sz w:val="22"/>
          <w:szCs w:val="22"/>
        </w:rPr>
        <w:commentReference w:id="54"/>
      </w:r>
    </w:p>
    <w:p w14:paraId="71306775" w14:textId="77777777" w:rsidR="006C3CCC" w:rsidRDefault="00000000">
      <w:pPr>
        <w:spacing w:before="240" w:after="240"/>
        <w:rPr>
          <w:color w:val="000000"/>
        </w:rPr>
      </w:pPr>
      <w:r>
        <w:rPr>
          <w:color w:val="000000"/>
        </w:rPr>
        <w:t>Since guides must pay a commission to the platform for the tours that have actually taken place, the application must also include a post-tour reporting functionality. For each tour date that has already taken place and had at least one reservation, the guide must be able to declare the number of participants who actually attended and upload one photo showing the participants as evidence that the tour was carried out.</w:t>
      </w:r>
    </w:p>
    <w:p w14:paraId="68FDEBD6" w14:textId="77777777" w:rsidR="006C3CCC" w:rsidRDefault="00000000">
      <w:pPr>
        <w:spacing w:before="240" w:after="240"/>
        <w:rPr>
          <w:color w:val="000000"/>
        </w:rPr>
      </w:pPr>
      <w:r>
        <w:rPr>
          <w:b/>
          <w:bCs/>
          <w:color w:val="000000"/>
        </w:rPr>
        <w:t>Note</w:t>
      </w:r>
      <w:r>
        <w:rPr>
          <w:color w:val="000000"/>
        </w:rPr>
        <w:t xml:space="preserve">: upon submission, the web application must contain some sample data allowing the instructors to test its main functionalities. In particular, it must include at least two guides, three participants, several tours with different schedules, languages, and durations, and some </w:t>
      </w:r>
      <w:r>
        <w:rPr>
          <w:color w:val="000000"/>
        </w:rPr>
        <w:lastRenderedPageBreak/>
        <w:t xml:space="preserve">reservations. The </w:t>
      </w:r>
      <w:commentRangeStart w:id="58"/>
      <w:r>
        <w:rPr>
          <w:color w:val="000000"/>
        </w:rPr>
        <w:t xml:space="preserve">usernames </w:t>
      </w:r>
      <w:commentRangeEnd w:id="58"/>
      <w:r>
        <w:rPr>
          <w:rStyle w:val="Rimandocommento"/>
          <w:color w:val="000000"/>
          <w:sz w:val="22"/>
          <w:szCs w:val="22"/>
        </w:rPr>
        <w:commentReference w:id="58"/>
      </w:r>
      <w:r>
        <w:rPr>
          <w:color w:val="000000"/>
        </w:rPr>
        <w:t>and passwords of the sample accounts must be provided to the instructors for verification.</w:t>
      </w:r>
    </w:p>
    <w:p w14:paraId="704D6627" w14:textId="77777777" w:rsidR="006C3CCC" w:rsidRDefault="00000000">
      <w:pPr>
        <w:spacing w:before="240" w:after="240"/>
      </w:pPr>
      <w:r>
        <w:t>🔥</w:t>
      </w:r>
      <w:commentRangeStart w:id="59"/>
      <w:commentRangeStart w:id="60"/>
      <w:r>
        <w:rPr>
          <w:color w:val="000000"/>
        </w:rPr>
        <w:t xml:space="preserve"> Students are encouraged to fully express their creativity in choosing the city</w:t>
      </w:r>
      <w:commentRangeEnd w:id="60"/>
      <w:r>
        <w:rPr>
          <w:rStyle w:val="Rimandocommento"/>
          <w:color w:val="000000"/>
          <w:sz w:val="22"/>
          <w:szCs w:val="22"/>
        </w:rPr>
        <w:commentReference w:id="60"/>
      </w:r>
      <w:commentRangeEnd w:id="59"/>
      <w:r>
        <w:rPr>
          <w:rStyle w:val="Rimandocommento"/>
          <w:color w:val="000000"/>
          <w:sz w:val="22"/>
          <w:szCs w:val="22"/>
        </w:rPr>
        <w:commentReference w:id="59"/>
      </w:r>
      <w:r>
        <w:rPr>
          <w:color w:val="000000"/>
        </w:rPr>
        <w:t>, the tour themes, the visual identity of the platform, the places included in the itineraries, and the overall experience offered to users. The goal is to create an original and personalized project.</w:t>
      </w:r>
    </w:p>
    <w:p w14:paraId="6454D835" w14:textId="77777777" w:rsidR="006C3CCC" w:rsidRDefault="00000000">
      <w:pPr>
        <w:pStyle w:val="Titolo1"/>
        <w:keepNext w:val="0"/>
        <w:keepLines w:val="0"/>
        <w:spacing w:before="480" w:line="240" w:lineRule="auto"/>
        <w:rPr>
          <w:sz w:val="28"/>
          <w:szCs w:val="28"/>
        </w:rPr>
      </w:pPr>
      <w:bookmarkStart w:id="61" w:name="_ondmfx1wi9cf" w:colFirst="0" w:colLast="0"/>
      <w:bookmarkEnd w:id="61"/>
      <w:r>
        <w:rPr>
          <w:sz w:val="28"/>
          <w:szCs w:val="28"/>
        </w:rPr>
        <w:t>OPTIONAL EXTRA REQUIREMENT FOR PROVA FINALE</w:t>
      </w:r>
    </w:p>
    <w:p w14:paraId="25F754C7" w14:textId="77777777" w:rsidR="006C3CCC" w:rsidRDefault="00000000">
      <w:pPr>
        <w:pStyle w:val="Titolo1"/>
        <w:keepNext w:val="0"/>
        <w:keepLines w:val="0"/>
        <w:spacing w:before="240" w:after="240" w:line="240" w:lineRule="auto"/>
        <w:rPr>
          <w:b w:val="0"/>
          <w:bCs w:val="0"/>
          <w:color w:val="000000"/>
        </w:rPr>
      </w:pPr>
      <w:bookmarkStart w:id="62" w:name="_s6he8zmm0uhd" w:colFirst="0" w:colLast="0"/>
      <w:bookmarkEnd w:id="62"/>
      <w:r>
        <w:rPr>
          <w:b w:val="0"/>
          <w:bCs w:val="0"/>
          <w:color w:val="000000"/>
        </w:rPr>
        <w:t xml:space="preserve">Students who need to complete the Prova finale may extend the project by implementing an additional platform administrator profile. </w:t>
      </w:r>
      <w:commentRangeStart w:id="63"/>
      <w:commentRangeStart w:id="64"/>
      <w:r>
        <w:rPr>
          <w:b w:val="0"/>
          <w:bCs w:val="0"/>
          <w:color w:val="000000"/>
        </w:rPr>
        <w:t>For simplicity, the application will include only one platform administrator account.</w:t>
      </w:r>
      <w:commentRangeEnd w:id="64"/>
      <w:r>
        <w:rPr>
          <w:rStyle w:val="Rimandocommento"/>
          <w:b w:val="0"/>
          <w:bCs w:val="0"/>
          <w:color w:val="000000"/>
          <w:sz w:val="22"/>
          <w:szCs w:val="22"/>
        </w:rPr>
        <w:commentReference w:id="64"/>
      </w:r>
      <w:commentRangeEnd w:id="63"/>
      <w:r>
        <w:rPr>
          <w:rStyle w:val="Rimandocommento"/>
          <w:b w:val="0"/>
          <w:bCs w:val="0"/>
          <w:color w:val="000000"/>
          <w:sz w:val="22"/>
          <w:szCs w:val="22"/>
        </w:rPr>
        <w:commentReference w:id="63"/>
      </w:r>
    </w:p>
    <w:p w14:paraId="1C7C22DF" w14:textId="77777777" w:rsidR="006C3CCC" w:rsidRDefault="00000000">
      <w:pPr>
        <w:pStyle w:val="Titolo1"/>
        <w:keepNext w:val="0"/>
        <w:keepLines w:val="0"/>
        <w:spacing w:before="240" w:after="240" w:line="240" w:lineRule="auto"/>
        <w:rPr>
          <w:b w:val="0"/>
          <w:bCs w:val="0"/>
          <w:color w:val="000000"/>
        </w:rPr>
      </w:pPr>
      <w:r>
        <w:rPr>
          <w:b w:val="0"/>
          <w:bCs w:val="0"/>
          <w:color w:val="000000"/>
        </w:rPr>
        <w:t>The platform administrator does not create tours and does not make reservations. Instead, he has access to a dedicated administration page where he can view general information about the platform.</w:t>
      </w:r>
    </w:p>
    <w:p w14:paraId="615290EA" w14:textId="77777777" w:rsidR="006C3CCC" w:rsidRDefault="00000000">
      <w:pPr>
        <w:pStyle w:val="Titolo1"/>
        <w:keepNext w:val="0"/>
        <w:keepLines w:val="0"/>
        <w:spacing w:before="240" w:after="240" w:line="240" w:lineRule="auto"/>
        <w:rPr>
          <w:b w:val="0"/>
          <w:bCs w:val="0"/>
          <w:color w:val="000000"/>
        </w:rPr>
      </w:pPr>
      <w:r>
        <w:rPr>
          <w:b w:val="0"/>
          <w:bCs w:val="0"/>
          <w:color w:val="000000"/>
        </w:rPr>
        <w:t>In particular, the administrator must be able to:</w:t>
      </w:r>
    </w:p>
    <w:p w14:paraId="378E3AEC" w14:textId="77777777" w:rsidR="006C3CCC" w:rsidRDefault="00000000">
      <w:pPr>
        <w:pStyle w:val="Titolo1"/>
        <w:keepNext w:val="0"/>
        <w:keepLines w:val="0"/>
        <w:numPr>
          <w:ilvl w:val="0"/>
          <w:numId w:val="5"/>
        </w:numPr>
        <w:spacing w:before="240" w:line="240" w:lineRule="auto"/>
        <w:rPr>
          <w:b w:val="0"/>
          <w:bCs w:val="0"/>
          <w:color w:val="000000"/>
        </w:rPr>
      </w:pPr>
      <w:r>
        <w:rPr>
          <w:b w:val="0"/>
          <w:bCs w:val="0"/>
          <w:color w:val="000000"/>
        </w:rPr>
        <w:t>View the list of all registered guides.</w:t>
      </w:r>
    </w:p>
    <w:p w14:paraId="6677485F" w14:textId="77777777" w:rsidR="006C3CCC" w:rsidRDefault="00000000">
      <w:pPr>
        <w:pStyle w:val="Titolo1"/>
        <w:keepNext w:val="0"/>
        <w:keepLines w:val="0"/>
        <w:numPr>
          <w:ilvl w:val="0"/>
          <w:numId w:val="5"/>
        </w:numPr>
        <w:spacing w:before="0" w:line="240" w:lineRule="auto"/>
        <w:rPr>
          <w:b w:val="0"/>
          <w:bCs w:val="0"/>
          <w:color w:val="000000"/>
        </w:rPr>
      </w:pPr>
      <w:bookmarkStart w:id="65" w:name="_sm6pgn4fux3v" w:colFirst="0" w:colLast="0"/>
      <w:bookmarkEnd w:id="65"/>
      <w:r>
        <w:rPr>
          <w:b w:val="0"/>
          <w:bCs w:val="0"/>
          <w:color w:val="000000"/>
        </w:rPr>
        <w:t>View the main information associated with each guide, such as first name, last name, email address, and spoken languages.</w:t>
      </w:r>
    </w:p>
    <w:p w14:paraId="09206026" w14:textId="77777777" w:rsidR="006C3CCC" w:rsidRDefault="00000000">
      <w:pPr>
        <w:pStyle w:val="Titolo1"/>
        <w:keepNext w:val="0"/>
        <w:keepLines w:val="0"/>
        <w:numPr>
          <w:ilvl w:val="0"/>
          <w:numId w:val="5"/>
        </w:numPr>
        <w:spacing w:before="0" w:line="240" w:lineRule="auto"/>
        <w:rPr>
          <w:b w:val="0"/>
          <w:bCs w:val="0"/>
          <w:color w:val="000000"/>
        </w:rPr>
      </w:pPr>
      <w:bookmarkStart w:id="66" w:name="_qehducqwvv45" w:colFirst="0" w:colLast="0"/>
      <w:bookmarkEnd w:id="66"/>
      <w:commentRangeStart w:id="67"/>
      <w:commentRangeStart w:id="68"/>
      <w:r>
        <w:rPr>
          <w:b w:val="0"/>
          <w:bCs w:val="0"/>
          <w:color w:val="000000"/>
        </w:rPr>
        <w:t xml:space="preserve">View the tours created by each guide </w:t>
      </w:r>
      <w:r>
        <w:rPr>
          <w:b w:val="0"/>
          <w:bCs w:val="0"/>
          <w:color w:val="FF0000"/>
        </w:rPr>
        <w:t>with all its detailed information</w:t>
      </w:r>
      <w:r>
        <w:rPr>
          <w:b w:val="0"/>
          <w:bCs w:val="0"/>
          <w:color w:val="000000"/>
        </w:rPr>
        <w:t>.</w:t>
      </w:r>
      <w:commentRangeEnd w:id="68"/>
      <w:r>
        <w:rPr>
          <w:rStyle w:val="Rimandocommento"/>
          <w:b w:val="0"/>
          <w:bCs w:val="0"/>
          <w:color w:val="000000"/>
          <w:sz w:val="22"/>
          <w:szCs w:val="22"/>
        </w:rPr>
        <w:commentReference w:id="68"/>
      </w:r>
      <w:commentRangeEnd w:id="67"/>
      <w:r>
        <w:rPr>
          <w:rStyle w:val="Rimandocommento"/>
          <w:b w:val="0"/>
          <w:bCs w:val="0"/>
          <w:color w:val="000000"/>
          <w:sz w:val="22"/>
          <w:szCs w:val="22"/>
        </w:rPr>
        <w:commentReference w:id="67"/>
      </w:r>
    </w:p>
    <w:p w14:paraId="3A153A0B" w14:textId="77777777" w:rsidR="006C3CCC" w:rsidRDefault="00000000">
      <w:pPr>
        <w:pStyle w:val="Titolo1"/>
        <w:keepNext w:val="0"/>
        <w:keepLines w:val="0"/>
        <w:numPr>
          <w:ilvl w:val="0"/>
          <w:numId w:val="5"/>
        </w:numPr>
        <w:spacing w:before="0" w:line="240" w:lineRule="auto"/>
        <w:rPr>
          <w:b w:val="0"/>
          <w:bCs w:val="0"/>
          <w:color w:val="000000"/>
        </w:rPr>
      </w:pPr>
      <w:bookmarkStart w:id="69" w:name="_eb7grun6qqei" w:colFirst="0" w:colLast="0"/>
      <w:bookmarkEnd w:id="69"/>
      <w:r>
        <w:rPr>
          <w:b w:val="0"/>
          <w:bCs w:val="0"/>
          <w:color w:val="000000"/>
        </w:rPr>
        <w:t>View basic statistics about the platform, such as:</w:t>
      </w:r>
    </w:p>
    <w:p w14:paraId="5B60803A" w14:textId="77777777" w:rsidR="006C3CCC" w:rsidRDefault="00000000">
      <w:pPr>
        <w:pStyle w:val="Titolo1"/>
        <w:keepNext w:val="0"/>
        <w:keepLines w:val="0"/>
        <w:numPr>
          <w:ilvl w:val="1"/>
          <w:numId w:val="10"/>
        </w:numPr>
        <w:spacing w:before="0" w:line="240" w:lineRule="auto"/>
        <w:rPr>
          <w:sz w:val="28"/>
          <w:szCs w:val="28"/>
        </w:rPr>
      </w:pPr>
      <w:r>
        <w:rPr>
          <w:b w:val="0"/>
          <w:bCs w:val="0"/>
          <w:color w:val="000000"/>
        </w:rPr>
        <w:t>total number of guides;</w:t>
      </w:r>
    </w:p>
    <w:p w14:paraId="20240ECF" w14:textId="77777777" w:rsidR="006C3CCC" w:rsidRDefault="00000000">
      <w:pPr>
        <w:pStyle w:val="Titolo1"/>
        <w:keepNext w:val="0"/>
        <w:keepLines w:val="0"/>
        <w:numPr>
          <w:ilvl w:val="1"/>
          <w:numId w:val="10"/>
        </w:numPr>
        <w:spacing w:before="0" w:line="240" w:lineRule="auto"/>
        <w:rPr>
          <w:sz w:val="28"/>
          <w:szCs w:val="28"/>
        </w:rPr>
      </w:pPr>
      <w:r>
        <w:rPr>
          <w:b w:val="0"/>
          <w:bCs w:val="0"/>
          <w:color w:val="000000"/>
        </w:rPr>
        <w:t>total number of participants;</w:t>
      </w:r>
    </w:p>
    <w:p w14:paraId="2258D798" w14:textId="77777777" w:rsidR="006C3CCC" w:rsidRDefault="00000000">
      <w:pPr>
        <w:pStyle w:val="Titolo1"/>
        <w:keepNext w:val="0"/>
        <w:keepLines w:val="0"/>
        <w:numPr>
          <w:ilvl w:val="1"/>
          <w:numId w:val="10"/>
        </w:numPr>
        <w:spacing w:before="0" w:line="240" w:lineRule="auto"/>
        <w:rPr>
          <w:sz w:val="28"/>
          <w:szCs w:val="28"/>
        </w:rPr>
      </w:pPr>
      <w:r>
        <w:rPr>
          <w:b w:val="0"/>
          <w:bCs w:val="0"/>
          <w:color w:val="000000"/>
        </w:rPr>
        <w:t>total number of tours;</w:t>
      </w:r>
    </w:p>
    <w:p w14:paraId="4553A521" w14:textId="77777777" w:rsidR="006C3CCC" w:rsidRDefault="00000000">
      <w:pPr>
        <w:pStyle w:val="Titolo1"/>
        <w:keepNext w:val="0"/>
        <w:keepLines w:val="0"/>
        <w:numPr>
          <w:ilvl w:val="1"/>
          <w:numId w:val="10"/>
        </w:numPr>
        <w:spacing w:before="0" w:line="240" w:lineRule="auto"/>
        <w:rPr>
          <w:sz w:val="28"/>
          <w:szCs w:val="28"/>
        </w:rPr>
      </w:pPr>
      <w:r>
        <w:rPr>
          <w:b w:val="0"/>
          <w:bCs w:val="0"/>
          <w:color w:val="000000"/>
        </w:rPr>
        <w:t>total number of reservations;</w:t>
      </w:r>
    </w:p>
    <w:p w14:paraId="34F2C4B2" w14:textId="77777777" w:rsidR="006C3CCC" w:rsidRDefault="00000000">
      <w:pPr>
        <w:pStyle w:val="Titolo1"/>
        <w:keepNext w:val="0"/>
        <w:keepLines w:val="0"/>
        <w:numPr>
          <w:ilvl w:val="1"/>
          <w:numId w:val="10"/>
        </w:numPr>
        <w:spacing w:before="0" w:after="240" w:line="240" w:lineRule="auto"/>
        <w:rPr>
          <w:sz w:val="28"/>
          <w:szCs w:val="28"/>
        </w:rPr>
      </w:pPr>
      <w:bookmarkStart w:id="70" w:name="_1j2l34d9ugxu" w:colFirst="0" w:colLast="0"/>
      <w:bookmarkEnd w:id="70"/>
      <w:r>
        <w:rPr>
          <w:b w:val="0"/>
          <w:bCs w:val="0"/>
          <w:color w:val="000000"/>
        </w:rPr>
        <w:t>total number of reservations per language.</w:t>
      </w:r>
    </w:p>
    <w:p w14:paraId="6070B51B" w14:textId="77777777" w:rsidR="006C3CCC" w:rsidRDefault="00000000">
      <w:pPr>
        <w:pStyle w:val="Titolo1"/>
        <w:keepNext w:val="0"/>
        <w:keepLines w:val="0"/>
        <w:spacing w:before="240" w:after="240" w:line="240" w:lineRule="auto"/>
        <w:rPr>
          <w:b w:val="0"/>
          <w:bCs w:val="0"/>
          <w:color w:val="000000"/>
        </w:rPr>
      </w:pPr>
      <w:bookmarkStart w:id="71" w:name="_cm5omgx0iuog" w:colFirst="0" w:colLast="0"/>
      <w:bookmarkEnd w:id="71"/>
      <w:r>
        <w:rPr>
          <w:b w:val="0"/>
          <w:bCs w:val="0"/>
          <w:color w:val="000000"/>
        </w:rPr>
        <w:t xml:space="preserve">This additional functionality is optional and </w:t>
      </w:r>
      <w:r>
        <w:rPr>
          <w:color w:val="FF0000"/>
        </w:rPr>
        <w:t>is required only for students completing the Prova finale</w:t>
      </w:r>
      <w:r>
        <w:rPr>
          <w:b w:val="0"/>
          <w:bCs w:val="0"/>
          <w:color w:val="000000"/>
        </w:rPr>
        <w:t>. It should be integrated into the same web application in a coherent way, without replacing or simplifying the mandatory requirements described above.</w:t>
      </w:r>
    </w:p>
    <w:p w14:paraId="5EE0C1D8" w14:textId="77777777" w:rsidR="006C3CCC" w:rsidRDefault="00000000">
      <w:pPr>
        <w:pStyle w:val="Titolo1"/>
        <w:keepNext w:val="0"/>
        <w:keepLines w:val="0"/>
        <w:spacing w:before="480" w:line="240" w:lineRule="auto"/>
        <w:rPr>
          <w:sz w:val="28"/>
          <w:szCs w:val="28"/>
        </w:rPr>
      </w:pPr>
      <w:bookmarkStart w:id="72" w:name="_jg9pk8alkxc9" w:colFirst="0" w:colLast="0"/>
      <w:bookmarkEnd w:id="72"/>
      <w:r>
        <w:rPr>
          <w:sz w:val="28"/>
          <w:szCs w:val="28"/>
        </w:rPr>
        <w:t>PROJECT SUBMISSION INSTRUCTIONS</w:t>
      </w:r>
    </w:p>
    <w:p w14:paraId="6F797107" w14:textId="77777777" w:rsidR="006C3CCC" w:rsidRDefault="00000000">
      <w:pPr>
        <w:spacing w:before="240" w:after="240" w:line="312" w:lineRule="auto"/>
      </w:pPr>
      <w:r>
        <w:t>The project must be submitted through the “</w:t>
      </w:r>
      <w:r>
        <w:rPr>
          <w:b/>
          <w:bCs/>
          <w:color w:val="FF0000"/>
        </w:rPr>
        <w:t>Consegna Elaborati</w:t>
      </w:r>
      <w:r>
        <w:t xml:space="preserve">” tool available on the course page on the Teaching Portal, by </w:t>
      </w:r>
      <w:r>
        <w:rPr>
          <w:b/>
          <w:bCs/>
          <w:color w:val="FF0000"/>
        </w:rPr>
        <w:t>23:59 on 28 June 2026</w:t>
      </w:r>
      <w:r>
        <w:t>.</w:t>
      </w:r>
    </w:p>
    <w:p w14:paraId="20F21986" w14:textId="77777777" w:rsidR="006C3CCC" w:rsidRDefault="00000000">
      <w:pPr>
        <w:spacing w:before="240" w:after="240" w:line="312" w:lineRule="auto"/>
        <w:rPr>
          <w:color w:val="000000"/>
        </w:rPr>
      </w:pPr>
      <w:r>
        <w:rPr>
          <w:color w:val="000000"/>
        </w:rPr>
        <w:t xml:space="preserve">The submission must contain a single archive file, </w:t>
      </w:r>
      <w:r>
        <w:rPr>
          <w:rFonts w:ascii="Roboto Mono" w:eastAsia="Roboto Mono" w:hAnsi="Roboto Mono" w:cs="Roboto Mono"/>
          <w:color w:val="188038"/>
        </w:rPr>
        <w:t>.zip</w:t>
      </w:r>
      <w:r>
        <w:rPr>
          <w:color w:val="000000"/>
        </w:rPr>
        <w:t>, including:</w:t>
      </w:r>
    </w:p>
    <w:p w14:paraId="02C9E673" w14:textId="77777777" w:rsidR="006C3CCC" w:rsidRDefault="00000000">
      <w:pPr>
        <w:numPr>
          <w:ilvl w:val="0"/>
          <w:numId w:val="4"/>
        </w:numPr>
        <w:spacing w:before="240" w:line="312" w:lineRule="auto"/>
        <w:rPr>
          <w:rFonts w:ascii="Arial" w:eastAsia="Arial" w:hAnsi="Arial" w:cs="Arial"/>
          <w:color w:val="000000"/>
        </w:rPr>
      </w:pPr>
      <w:commentRangeStart w:id="73"/>
      <w:commentRangeStart w:id="74"/>
      <w:r>
        <w:rPr>
          <w:color w:val="000000"/>
        </w:rPr>
        <w:t>Source code of the developed web application, including:</w:t>
      </w:r>
    </w:p>
    <w:p w14:paraId="169A892B" w14:textId="77777777" w:rsidR="006C3CCC" w:rsidRDefault="00000000">
      <w:pPr>
        <w:numPr>
          <w:ilvl w:val="1"/>
          <w:numId w:val="4"/>
        </w:numPr>
        <w:spacing w:before="0" w:line="312" w:lineRule="auto"/>
        <w:rPr>
          <w:rFonts w:ascii="Arial" w:eastAsia="Arial" w:hAnsi="Arial" w:cs="Arial"/>
          <w:color w:val="000000"/>
        </w:rPr>
      </w:pPr>
      <w:r>
        <w:rPr>
          <w:color w:val="000000"/>
        </w:rPr>
        <w:t xml:space="preserve">any dependencies, in a file such as </w:t>
      </w:r>
      <w:r>
        <w:rPr>
          <w:rFonts w:ascii="Roboto Mono" w:eastAsia="Roboto Mono" w:hAnsi="Roboto Mono" w:cs="Roboto Mono"/>
          <w:color w:val="188038"/>
        </w:rPr>
        <w:t>requirements.txt</w:t>
      </w:r>
      <w:r>
        <w:rPr>
          <w:color w:val="000000"/>
        </w:rPr>
        <w:t>;</w:t>
      </w:r>
    </w:p>
    <w:p w14:paraId="418D03BA" w14:textId="77777777" w:rsidR="006C3CCC" w:rsidRDefault="00000000">
      <w:pPr>
        <w:numPr>
          <w:ilvl w:val="1"/>
          <w:numId w:val="4"/>
        </w:numPr>
        <w:spacing w:before="0" w:line="312" w:lineRule="auto"/>
        <w:rPr>
          <w:rFonts w:ascii="Arial" w:eastAsia="Arial" w:hAnsi="Arial" w:cs="Arial"/>
          <w:color w:val="000000"/>
        </w:rPr>
      </w:pPr>
      <w:r>
        <w:rPr>
          <w:color w:val="000000"/>
        </w:rPr>
        <w:t>images;</w:t>
      </w:r>
    </w:p>
    <w:p w14:paraId="59D4BD87" w14:textId="77777777" w:rsidR="006C3CCC" w:rsidRDefault="00000000">
      <w:pPr>
        <w:numPr>
          <w:ilvl w:val="1"/>
          <w:numId w:val="4"/>
        </w:numPr>
        <w:spacing w:before="0" w:line="312" w:lineRule="auto"/>
        <w:rPr>
          <w:rFonts w:ascii="Arial" w:eastAsia="Arial" w:hAnsi="Arial" w:cs="Arial"/>
          <w:color w:val="000000"/>
        </w:rPr>
      </w:pPr>
      <w:r>
        <w:rPr>
          <w:color w:val="000000"/>
        </w:rPr>
        <w:t>etc.;</w:t>
      </w:r>
    </w:p>
    <w:p w14:paraId="5177BE68" w14:textId="77777777" w:rsidR="006C3CCC" w:rsidRDefault="00000000">
      <w:pPr>
        <w:numPr>
          <w:ilvl w:val="1"/>
          <w:numId w:val="4"/>
        </w:numPr>
        <w:spacing w:before="0" w:line="312" w:lineRule="auto"/>
        <w:rPr>
          <w:rFonts w:ascii="Arial" w:eastAsia="Arial" w:hAnsi="Arial" w:cs="Arial"/>
          <w:color w:val="000000"/>
        </w:rPr>
      </w:pPr>
      <w:r>
        <w:rPr>
          <w:color w:val="000000"/>
        </w:rPr>
        <w:t>the SQLite file containing the database.</w:t>
      </w:r>
      <w:commentRangeEnd w:id="74"/>
      <w:r>
        <w:rPr>
          <w:rStyle w:val="Rimandocommento"/>
          <w:rFonts w:ascii="Arial" w:eastAsia="Arial" w:hAnsi="Arial" w:cs="Arial"/>
          <w:color w:val="000000"/>
          <w:sz w:val="22"/>
          <w:szCs w:val="22"/>
        </w:rPr>
        <w:commentReference w:id="74"/>
      </w:r>
      <w:commentRangeEnd w:id="73"/>
      <w:r>
        <w:rPr>
          <w:rStyle w:val="Rimandocommento"/>
          <w:rFonts w:ascii="Arial" w:eastAsia="Arial" w:hAnsi="Arial" w:cs="Arial"/>
          <w:color w:val="000000"/>
          <w:sz w:val="22"/>
          <w:szCs w:val="22"/>
        </w:rPr>
        <w:commentReference w:id="73"/>
      </w:r>
    </w:p>
    <w:p w14:paraId="79D077DD" w14:textId="77777777" w:rsidR="006C3CCC" w:rsidRDefault="00000000">
      <w:pPr>
        <w:numPr>
          <w:ilvl w:val="0"/>
          <w:numId w:val="4"/>
        </w:numPr>
        <w:spacing w:before="0" w:line="312" w:lineRule="auto"/>
        <w:rPr>
          <w:rFonts w:ascii="Arial" w:eastAsia="Arial" w:hAnsi="Arial" w:cs="Arial"/>
          <w:color w:val="000000"/>
        </w:rPr>
      </w:pPr>
      <w:r>
        <w:rPr>
          <w:color w:val="000000"/>
        </w:rPr>
        <w:lastRenderedPageBreak/>
        <w:t xml:space="preserve">A text document, </w:t>
      </w:r>
      <w:r>
        <w:rPr>
          <w:rFonts w:ascii="Roboto Mono" w:eastAsia="Roboto Mono" w:hAnsi="Roboto Mono" w:cs="Roboto Mono"/>
          <w:color w:val="188038"/>
        </w:rPr>
        <w:t>.md</w:t>
      </w:r>
      <w:r>
        <w:rPr>
          <w:color w:val="000000"/>
        </w:rPr>
        <w:t xml:space="preserve"> or </w:t>
      </w:r>
      <w:r>
        <w:rPr>
          <w:rFonts w:ascii="Roboto Mono" w:eastAsia="Roboto Mono" w:hAnsi="Roboto Mono" w:cs="Roboto Mono"/>
          <w:color w:val="188038"/>
        </w:rPr>
        <w:t>.txt</w:t>
      </w:r>
      <w:r>
        <w:rPr>
          <w:color w:val="000000"/>
        </w:rPr>
        <w:t>, containing:</w:t>
      </w:r>
    </w:p>
    <w:p w14:paraId="4D93628E" w14:textId="77777777" w:rsidR="006C3CCC" w:rsidRDefault="00000000">
      <w:pPr>
        <w:numPr>
          <w:ilvl w:val="1"/>
          <w:numId w:val="4"/>
        </w:numPr>
        <w:spacing w:before="0" w:line="312" w:lineRule="auto"/>
        <w:rPr>
          <w:rFonts w:ascii="Arial" w:eastAsia="Arial" w:hAnsi="Arial" w:cs="Arial"/>
          <w:color w:val="000000"/>
        </w:rPr>
      </w:pPr>
      <w:r>
        <w:rPr>
          <w:color w:val="000000"/>
        </w:rPr>
        <w:t>the user credentials;</w:t>
      </w:r>
    </w:p>
    <w:p w14:paraId="2A38B26F" w14:textId="77777777" w:rsidR="006C3CCC" w:rsidRDefault="00000000">
      <w:pPr>
        <w:numPr>
          <w:ilvl w:val="1"/>
          <w:numId w:val="4"/>
        </w:numPr>
        <w:spacing w:before="0" w:line="312" w:lineRule="auto"/>
        <w:rPr>
          <w:rFonts w:ascii="Arial" w:eastAsia="Arial" w:hAnsi="Arial" w:cs="Arial"/>
          <w:color w:val="000000"/>
        </w:rPr>
      </w:pPr>
      <w:r>
        <w:rPr>
          <w:color w:val="000000"/>
        </w:rPr>
        <w:t>any instructions needed to test the web application;</w:t>
      </w:r>
    </w:p>
    <w:p w14:paraId="5C2225CA" w14:textId="77777777" w:rsidR="006C3CCC" w:rsidRDefault="00000000">
      <w:pPr>
        <w:numPr>
          <w:ilvl w:val="1"/>
          <w:numId w:val="4"/>
        </w:numPr>
        <w:spacing w:before="0" w:after="240" w:line="312" w:lineRule="auto"/>
        <w:rPr>
          <w:rFonts w:ascii="Arial" w:eastAsia="Arial" w:hAnsi="Arial" w:cs="Arial"/>
          <w:color w:val="000000"/>
        </w:rPr>
      </w:pPr>
      <w:r>
        <w:rPr>
          <w:color w:val="000000"/>
        </w:rPr>
        <w:t>the url where the deployed web application is available.</w:t>
      </w:r>
    </w:p>
    <w:sectPr w:rsidR="006C3CCC">
      <w:headerReference w:type="default" r:id="rId10"/>
      <w:headerReference w:type="first" r:id="rId11"/>
      <w:footerReference w:type="first" r:id="rId12"/>
      <w:pgSz w:w="12240" w:h="15840"/>
      <w:pgMar w:top="720" w:right="1440" w:bottom="720" w:left="1440" w:header="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ndrea Risolo" w:date="2026-05-27T15:41:00Z" w:initials="">
    <w:p w14:paraId="25108B94"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Rewarding the guide means reward it with money or with a review?</w:t>
      </w:r>
    </w:p>
  </w:comment>
  <w:comment w:id="7" w:author="Anonymous" w:date="2026-06-01T09:35:00Z" w:initials="">
    <w:p w14:paraId="06C77467"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With money, but it is something that the application must not support or represent. It is paid in cash at the end of each tour</w:t>
      </w:r>
    </w:p>
  </w:comment>
  <w:comment w:id="10" w:author="Gaia Anelli" w:date="2026-05-27T19:49:00Z" w:initials="">
    <w:p w14:paraId="2CC9396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neither participants nor guide have a profile picture? or is it optional during registration?</w:t>
      </w:r>
    </w:p>
  </w:comment>
  <w:comment w:id="9" w:author="Anonymous" w:date="2026-06-01T09:37:00Z" w:initials="">
    <w:p w14:paraId="3EAC2824"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It is optional (and it would be nice if you implement it), but the required fields are the ones in the text</w:t>
      </w:r>
    </w:p>
  </w:comment>
  <w:comment w:id="16" w:author="Davide" w:date="2026-05-31T17:05:00Z" w:initials="">
    <w:p w14:paraId="6D8CD35A"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a participant reserve the same tour multiple times but in different dates?</w:t>
      </w:r>
    </w:p>
  </w:comment>
  <w:comment w:id="15" w:author="Anonymous" w:date="2026-06-01T09:37:00Z" w:initials="">
    <w:p w14:paraId="4E952193"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w:t>
      </w:r>
    </w:p>
  </w:comment>
  <w:comment w:id="14" w:author="Gabry F" w:date="2026-05-25T15:10:00Z" w:initials="">
    <w:p w14:paraId="4A35E43C"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a participant reserve many tours that overlap and only attend the one they want?</w:t>
      </w:r>
    </w:p>
  </w:comment>
  <w:comment w:id="13" w:author="Juan Pablo Sáenz" w:date="2026-06-02T15:32:00Z" w:initials="">
    <w:p w14:paraId="1081B7DA"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w:t>
      </w:r>
    </w:p>
  </w:comment>
  <w:comment w:id="12" w:author="Alessia “Smeralda”" w:date="2026-05-26T20:50:00Z" w:initials="">
    <w:p w14:paraId="5B76E8CE"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a participant reserve two or more tours in one day? (If they don't overlap)</w:t>
      </w:r>
    </w:p>
  </w:comment>
  <w:comment w:id="11" w:author="Juan Pablo Sáenz" w:date="2026-06-01T12:25:00Z" w:initials="">
    <w:p w14:paraId="7BCE1307"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 he can, you must though check that they don't overlap</w:t>
      </w:r>
    </w:p>
  </w:comment>
  <w:comment w:id="20" w:author="Giulia Farinasso" w:date="2026-05-31T08:58:00Z" w:initials="">
    <w:p w14:paraId="2BBCFED6"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Weekly schedule means that every week has the exact same schedule or it can change? </w:t>
      </w:r>
    </w:p>
    <w:p w14:paraId="0C8924FF" w14:textId="77777777" w:rsidR="006C3CCC" w:rsidRDefault="00000000">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I make a reservation for the following week or just for the current one?</w:t>
      </w:r>
    </w:p>
  </w:comment>
  <w:comment w:id="19" w:author="Anonymous" w:date="2026-06-01T09:43:00Z" w:initials="">
    <w:p w14:paraId="045D088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It has the same schedule for all the weeks, and you can make a reservation for the following week or any week</w:t>
      </w:r>
    </w:p>
  </w:comment>
  <w:comment w:id="18" w:author="Fede T" w:date="2026-05-25T16:57:00Z" w:initials="">
    <w:p w14:paraId="001CFE3C"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Should the project be developed over the course of a specific week/month, or should they be periodic tours over a longer period of time?</w:t>
      </w:r>
    </w:p>
  </w:comment>
  <w:comment w:id="17" w:author="Anonymous" w:date="2026-06-01T09:42:00Z" w:initials="">
    <w:p w14:paraId="7351F971"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 it should not be constrained to a specific period. We will assume that the tour schedule will remain fixed indefinitely</w:t>
      </w:r>
    </w:p>
  </w:comment>
  <w:comment w:id="22" w:author="Maggy Protasio" w:date="2026-05-25T10:38:00Z" w:initials="">
    <w:p w14:paraId="2ADB665B"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We can't have the same tour more than 1 time per day. But if I have different tours, I can do several but distinct ones per day.</w:t>
      </w:r>
    </w:p>
  </w:comment>
  <w:comment w:id="21" w:author="Anonymous" w:date="2026-06-01T09:43:00Z" w:initials="">
    <w:p w14:paraId="3DF26E20"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Sure! Thanks</w:t>
      </w:r>
    </w:p>
  </w:comment>
  <w:comment w:id="24" w:author="Mika" w:date="2026-06-02T15:16:00Z" w:initials="">
    <w:p w14:paraId="18779CE4"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is there a max or a min duration a tour can have?</w:t>
      </w:r>
    </w:p>
  </w:comment>
  <w:comment w:id="23" w:author="Juan Pablo Sáenz" w:date="2026-06-02T15:33:00Z" w:initials="">
    <w:p w14:paraId="3FCA9372"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w:t>
      </w:r>
    </w:p>
  </w:comment>
  <w:comment w:id="26" w:author="Gaia Anelli" w:date="2026-05-27T19:54:00Z" w:initials="">
    <w:p w14:paraId="5987543B"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the same tour be offered in different languages (among the one spoken by the guide)? If so, can they be in the same day at different times or they must be in different days?</w:t>
      </w:r>
    </w:p>
  </w:comment>
  <w:comment w:id="25" w:author="Anonymous" w:date="2026-06-01T09:49:00Z" w:initials="">
    <w:p w14:paraId="37B730C7"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 the same tour may be offered in different languages, and these may take place on the same day at different times, since in practice they would be separate tours. The important point is to ensure that they do not overlap</w:t>
      </w:r>
    </w:p>
  </w:comment>
  <w:comment w:id="28" w:author="Davide" w:date="2026-05-27T20:30:00Z" w:initials="">
    <w:p w14:paraId="09D717DD"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Since a tour includes a weekly schedule, does the "maximum number of participants allowed" refer to the total capacity for the entire week, or to each individual daily tour? If it refers to a single day, then it means that each day might have a different maximum number of participants allowed?</w:t>
      </w:r>
    </w:p>
  </w:comment>
  <w:comment w:id="27" w:author="Juan Pablo Sáenz" w:date="2026-06-01T09:53:00Z" w:initials="">
    <w:p w14:paraId="1BBB3D66"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Maximum number per tour</w:t>
      </w:r>
    </w:p>
  </w:comment>
  <w:comment w:id="30" w:author="Mika" w:date="2026-05-29T13:27:00Z" w:initials="">
    <w:p w14:paraId="792F29CC"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Is there a minimum/maximum number of stops? Should they be stored in a separate database table or in a single column with some separator</w:t>
      </w:r>
    </w:p>
  </w:comment>
  <w:comment w:id="29" w:author="Juan Pablo Sáenz" w:date="2026-06-01T09:55:00Z" w:initials="">
    <w:p w14:paraId="21637CB5"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At least four. Yes, I would say it is surely a better option to represent them in a different table</w:t>
      </w:r>
    </w:p>
  </w:comment>
  <w:comment w:id="32" w:author="Maggy Protasio" w:date="2026-05-25T10:41:00Z" w:initials="">
    <w:p w14:paraId="00B40081"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Guides can't change their languages after they have registered.</w:t>
      </w:r>
    </w:p>
  </w:comment>
  <w:comment w:id="31" w:author="Juan Pablo Sáenz" w:date="2026-06-01T09:55:00Z" w:initials="">
    <w:p w14:paraId="1483F2B0"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Thanks for the reminder!</w:t>
      </w:r>
    </w:p>
  </w:comment>
  <w:comment w:id="35" w:author="Mika" w:date="2026-05-25T10:31:00Z" w:initials="">
    <w:p w14:paraId="250208A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create, but not delete</w:t>
      </w:r>
    </w:p>
  </w:comment>
  <w:comment w:id="34" w:author="Juan Pablo Sáenz" w:date="2026-06-01T09:56:00Z" w:initials="">
    <w:p w14:paraId="5A12D54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Thanks for the reminder</w:t>
      </w:r>
    </w:p>
  </w:comment>
  <w:comment w:id="37" w:author="Mika" w:date="2026-05-25T10:32:00Z" w:initials="">
    <w:p w14:paraId="1F8D0EDA"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 upcoming meetings for that tour. past meetings can have reservations</w:t>
      </w:r>
    </w:p>
  </w:comment>
  <w:comment w:id="36" w:author="Juan Pablo Sáenz" w:date="2026-06-01T09:56:00Z" w:initials="">
    <w:p w14:paraId="017F7B5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Right!</w:t>
      </w:r>
    </w:p>
  </w:comment>
  <w:comment w:id="39" w:author="Mika" w:date="2026-05-28T13:19:00Z" w:initials="">
    <w:p w14:paraId="12AB90A6"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Should the filtering be done server side or locally as shown in class? i.e. is it an issue to load *all* the tours then filter them client-side with javascript?</w:t>
      </w:r>
    </w:p>
  </w:comment>
  <w:comment w:id="38" w:author="Juan Pablo Sáenz" w:date="2026-06-01T09:59:00Z" w:initials="">
    <w:p w14:paraId="5AD8F431"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Both options are available. However, keep in mind that in real-life scenarios, fetching all resources from the server can be heavy and may not be optimal. A lazy-loading approach is generally preferred, where resources are retrieved from the server only as they are needed</w:t>
      </w:r>
    </w:p>
  </w:comment>
  <w:comment w:id="43" w:author="Mika" w:date="2026-05-29T13:35:00Z" w:initials="">
    <w:p w14:paraId="501CD082"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range of dates or a single date?</w:t>
      </w:r>
    </w:p>
  </w:comment>
  <w:comment w:id="42" w:author="Juan Pablo Sáenz" w:date="2026-06-01T10:00:00Z" w:initials="">
    <w:p w14:paraId="7C77DF25"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Both are acceptable</w:t>
      </w:r>
    </w:p>
  </w:comment>
  <w:comment w:id="41" w:author="Daria Tucci" w:date="2026-05-30T17:59:00Z" w:initials="">
    <w:p w14:paraId="1DB87911"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the use select multiple options of the same filter (example more than one day or more than one language) at the same time?</w:t>
      </w:r>
    </w:p>
  </w:comment>
  <w:comment w:id="40" w:author="Juan Pablo Sáenz" w:date="2026-06-01T10:01:00Z" w:initials="">
    <w:p w14:paraId="490946EF"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It is not required, but since we have seen some JS basic notions, it would be nice if you try to implement it</w:t>
      </w:r>
    </w:p>
  </w:comment>
  <w:comment w:id="45" w:author="Mika" w:date="2026-05-25T10:35:00Z" w:initials="">
    <w:p w14:paraId="03F31CCA"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not necessarily registered users</w:t>
      </w:r>
    </w:p>
  </w:comment>
  <w:comment w:id="44" w:author="Juan Pablo Sáenz" w:date="2026-06-01T10:01:00Z" w:initials="">
    <w:p w14:paraId="20A41C52"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Right!</w:t>
      </w:r>
    </w:p>
  </w:comment>
  <w:comment w:id="47" w:author="Mika" w:date="2026-05-29T13:29:00Z" w:initials="">
    <w:p w14:paraId="52DF2C56"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first name or first name and last name?</w:t>
      </w:r>
    </w:p>
  </w:comment>
  <w:comment w:id="46" w:author="Mika" w:date="2026-06-01T13:24:00Z" w:initials="">
    <w:p w14:paraId="56B4C212"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Now that it is clarified to need both, can if be a single form field or it has to be two separate fields for the first and last name?</w:t>
      </w:r>
    </w:p>
  </w:comment>
  <w:comment w:id="49" w:author="Gaia Anelli" w:date="2026-05-27T20:06:00Z" w:initials="">
    <w:p w14:paraId="6F861CC7"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a logged-in participant see something like “already reserved” on the page of a specific tour they have booked, or is this information only accessible from their profile page?</w:t>
      </w:r>
    </w:p>
  </w:comment>
  <w:comment w:id="48" w:author="Juan Pablo Sáenz" w:date="2026-06-01T10:05:00Z" w:initials="">
    <w:p w14:paraId="070B023F"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 it could also be visible on the tour page. However, keep in mind that the participant has booked a specific date for a given tour, so I think it could be displayed as a message such as: "You have booked this tour for [date]."</w:t>
      </w:r>
    </w:p>
  </w:comment>
  <w:comment w:id="53" w:author="Davide" w:date="2026-05-27T20:43:00Z" w:initials="">
    <w:p w14:paraId="4C61D96B"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Should the page display both past and upcoming tours?</w:t>
      </w:r>
    </w:p>
  </w:comment>
  <w:comment w:id="52" w:author="Juan Pablo Sáenz" w:date="2026-06-01T10:07:00Z" w:initials="">
    <w:p w14:paraId="60DEAFFE"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w:t>
      </w:r>
    </w:p>
  </w:comment>
  <w:comment w:id="51" w:author="Mika" w:date="2026-05-25T10:38:00Z" w:initials="">
    <w:p w14:paraId="5A12801C"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Are other users able to see the profile to look at all the tours by that guide?</w:t>
      </w:r>
    </w:p>
  </w:comment>
  <w:comment w:id="50" w:author="Juan Pablo Sáenz" w:date="2026-06-01T10:06:00Z" w:initials="">
    <w:p w14:paraId="12C98E09"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It is not required, but it would be desirable and not difficult to implement</w:t>
      </w:r>
    </w:p>
  </w:comment>
  <w:comment w:id="57" w:author="Davide" w:date="2026-05-28T20:24:00Z" w:initials="">
    <w:p w14:paraId="595ABD45"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"Scheduled date" means every date that received at least one reservation or they could also be empty?</w:t>
      </w:r>
    </w:p>
  </w:comment>
  <w:comment w:id="56" w:author="Juan Pablo Sáenz" w:date="2026-06-01T10:11:00Z" w:initials="">
    <w:p w14:paraId="091BDD4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They could also be empty because for the guide it would be useful to know which tours were not booked</w:t>
      </w:r>
    </w:p>
  </w:comment>
  <w:comment w:id="55" w:author="Davide" w:date="2026-05-27T20:44:00Z" w:initials="">
    <w:p w14:paraId="0D04C523"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Does this apply only to upcoming tours? Or should guides be able to access this data for past tours as well?</w:t>
      </w:r>
    </w:p>
  </w:comment>
  <w:comment w:id="54" w:author="Juan Pablo Sáenz" w:date="2026-06-01T10:10:00Z" w:initials="">
    <w:p w14:paraId="0B0B891D"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It should be available for all tours</w:t>
      </w:r>
    </w:p>
  </w:comment>
  <w:comment w:id="58" w:author="Diego Tessore" w:date="2026-06-01T13:41:00Z" w:initials="">
    <w:p w14:paraId="5497D641"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does username refer to the mail or another field that a user must provide during the registration?</w:t>
      </w:r>
    </w:p>
  </w:comment>
  <w:comment w:id="60" w:author="Alessia “Smeralda”" w:date="2026-05-26T20:51:00Z" w:initials="">
    <w:p w14:paraId="600368B5"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Can the city we choose be from a fantastic work such as a TV series, film, book, or video game?</w:t>
      </w:r>
    </w:p>
  </w:comment>
  <w:comment w:id="59" w:author="Juan Pablo Sáenz" w:date="2026-06-01T10:11:00Z" w:initials="">
    <w:p w14:paraId="7DD4D393"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Sure!</w:t>
      </w:r>
    </w:p>
  </w:comment>
  <w:comment w:id="64" w:author="Maggy Protasio" w:date="2026-05-25T10:49:00Z" w:initials="">
    <w:p w14:paraId="68C596DA"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A possible 3rd separate login section for admin Login can be implemented to access this dashboard.</w:t>
      </w:r>
    </w:p>
  </w:comment>
  <w:comment w:id="63" w:author="Juan Pablo Sáenz" w:date="2026-06-01T10:11:00Z" w:initials="">
    <w:p w14:paraId="7F390B20"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Yes!</w:t>
      </w:r>
    </w:p>
  </w:comment>
  <w:comment w:id="68" w:author="Alessia “Smeralda”" w:date="2026-05-29T08:28:00Z" w:initials="">
    <w:p w14:paraId="4A6CB3F9"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Does this mean the full details of the tours or just their names/titles?</w:t>
      </w:r>
    </w:p>
  </w:comment>
  <w:comment w:id="67" w:author="Juan Pablo Sáenz" w:date="2026-06-01T10:13:00Z" w:initials="">
    <w:p w14:paraId="47414048"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With the full details</w:t>
      </w:r>
    </w:p>
  </w:comment>
  <w:comment w:id="74" w:author="Andrea Risolo" w:date="2026-05-25T20:05:00Z" w:initials="">
    <w:p w14:paraId="2D4BE86B"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Are we required to upload also hand-drawn sketches of the design?</w:t>
      </w:r>
    </w:p>
  </w:comment>
  <w:comment w:id="73" w:author="Juan Pablo Sáenz" w:date="2026-06-01T10:13:00Z" w:initials="">
    <w:p w14:paraId="542017AD" w14:textId="77777777" w:rsidR="006C3CCC" w:rsidRDefault="00AF573D">
      <w:pPr>
        <w:widowControl w:val="0"/>
        <w:pBdr>
          <w:top w:val="nil"/>
          <w:left w:val="nil"/>
          <w:bottom w:val="nil"/>
          <w:right w:val="nil"/>
          <w:between w:val="nil"/>
        </w:pBdr>
        <w:spacing w:before="0" w:line="240" w:lineRule="auto"/>
        <w:rPr>
          <w:rFonts w:ascii="Arial" w:eastAsia="Arial" w:hAnsi="Arial" w:cs="Arial"/>
          <w:color w:val="000000"/>
        </w:rPr>
      </w:pPr>
      <w:r>
        <w:rPr>
          <w:rStyle w:val="Rimandocommento"/>
        </w:rPr>
        <w:annotationRef/>
      </w:r>
      <w:r w:rsidR="00000000">
        <w:rPr>
          <w:rFonts w:ascii="Arial" w:eastAsia="Arial" w:hAnsi="Arial" w:cs="Arial"/>
          <w:color w:val="000000"/>
        </w:rPr>
        <w:t>No, not this time since we have already done it for the midterm assignment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08B94" w15:done="0"/>
  <w15:commentEx w15:paraId="06C77467" w15:done="0"/>
  <w15:commentEx w15:paraId="2CC93968" w15:done="0"/>
  <w15:commentEx w15:paraId="3EAC2824" w15:done="0"/>
  <w15:commentEx w15:paraId="6D8CD35A" w15:done="0"/>
  <w15:commentEx w15:paraId="4E952193" w15:done="0"/>
  <w15:commentEx w15:paraId="4A35E43C" w15:done="0"/>
  <w15:commentEx w15:paraId="1081B7DA" w15:done="0"/>
  <w15:commentEx w15:paraId="5B76E8CE" w15:done="0"/>
  <w15:commentEx w15:paraId="7BCE1307" w15:done="0"/>
  <w15:commentEx w15:paraId="0C8924FF" w15:done="0"/>
  <w15:commentEx w15:paraId="045D0888" w15:done="0"/>
  <w15:commentEx w15:paraId="001CFE3C" w15:done="0"/>
  <w15:commentEx w15:paraId="7351F971" w15:done="0"/>
  <w15:commentEx w15:paraId="2ADB665B" w15:done="0"/>
  <w15:commentEx w15:paraId="3DF26E20" w15:done="0"/>
  <w15:commentEx w15:paraId="18779CE4" w15:done="0"/>
  <w15:commentEx w15:paraId="3FCA9372" w15:done="0"/>
  <w15:commentEx w15:paraId="5987543B" w15:done="0"/>
  <w15:commentEx w15:paraId="37B730C7" w15:done="0"/>
  <w15:commentEx w15:paraId="09D717DD" w15:done="0"/>
  <w15:commentEx w15:paraId="1BBB3D66" w15:done="0"/>
  <w15:commentEx w15:paraId="792F29CC" w15:done="0"/>
  <w15:commentEx w15:paraId="21637CB5" w15:done="0"/>
  <w15:commentEx w15:paraId="00B40081" w15:done="0"/>
  <w15:commentEx w15:paraId="1483F2B0" w15:done="0"/>
  <w15:commentEx w15:paraId="250208A8" w15:done="0"/>
  <w15:commentEx w15:paraId="5A12D548" w15:done="0"/>
  <w15:commentEx w15:paraId="1F8D0EDA" w15:done="0"/>
  <w15:commentEx w15:paraId="017F7B58" w15:done="0"/>
  <w15:commentEx w15:paraId="12AB90A6" w15:done="0"/>
  <w15:commentEx w15:paraId="5AD8F431" w15:done="0"/>
  <w15:commentEx w15:paraId="501CD082" w15:done="0"/>
  <w15:commentEx w15:paraId="7C77DF25" w15:done="0"/>
  <w15:commentEx w15:paraId="1DB87911" w15:done="0"/>
  <w15:commentEx w15:paraId="490946EF" w15:done="0"/>
  <w15:commentEx w15:paraId="03F31CCA" w15:done="0"/>
  <w15:commentEx w15:paraId="20A41C52" w15:done="0"/>
  <w15:commentEx w15:paraId="52DF2C56" w15:done="0"/>
  <w15:commentEx w15:paraId="56B4C212" w15:done="0"/>
  <w15:commentEx w15:paraId="6F861CC7" w15:done="0"/>
  <w15:commentEx w15:paraId="070B023F" w15:done="0"/>
  <w15:commentEx w15:paraId="4C61D96B" w15:done="0"/>
  <w15:commentEx w15:paraId="60DEAFFE" w15:done="0"/>
  <w15:commentEx w15:paraId="5A12801C" w15:done="0"/>
  <w15:commentEx w15:paraId="12C98E09" w15:done="0"/>
  <w15:commentEx w15:paraId="595ABD45" w15:done="0"/>
  <w15:commentEx w15:paraId="091BDD48" w15:done="0"/>
  <w15:commentEx w15:paraId="0D04C523" w15:done="0"/>
  <w15:commentEx w15:paraId="0B0B891D" w15:done="0"/>
  <w15:commentEx w15:paraId="5497D641" w15:done="0"/>
  <w15:commentEx w15:paraId="600368B5" w15:done="0"/>
  <w15:commentEx w15:paraId="7DD4D393" w15:done="0"/>
  <w15:commentEx w15:paraId="68C596DA" w15:done="0"/>
  <w15:commentEx w15:paraId="7F390B20" w15:done="0"/>
  <w15:commentEx w15:paraId="4A6CB3F9" w15:done="0"/>
  <w15:commentEx w15:paraId="47414048" w15:done="0"/>
  <w15:commentEx w15:paraId="2D4BE86B" w15:done="0"/>
  <w15:commentEx w15:paraId="542017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08B94" w16cid:durableId="2A02CA91"/>
  <w16cid:commentId w16cid:paraId="06C77467" w16cid:durableId="2918730E"/>
  <w16cid:commentId w16cid:paraId="2CC93968" w16cid:durableId="55CF9558"/>
  <w16cid:commentId w16cid:paraId="3EAC2824" w16cid:durableId="1B7315BA"/>
  <w16cid:commentId w16cid:paraId="6D8CD35A" w16cid:durableId="4D6527B1"/>
  <w16cid:commentId w16cid:paraId="4E952193" w16cid:durableId="02057067"/>
  <w16cid:commentId w16cid:paraId="4A35E43C" w16cid:durableId="38EE911E"/>
  <w16cid:commentId w16cid:paraId="1081B7DA" w16cid:durableId="11B593FB"/>
  <w16cid:commentId w16cid:paraId="5B76E8CE" w16cid:durableId="75D99432"/>
  <w16cid:commentId w16cid:paraId="7BCE1307" w16cid:durableId="1F8D3298"/>
  <w16cid:commentId w16cid:paraId="0C8924FF" w16cid:durableId="1C516D9F"/>
  <w16cid:commentId w16cid:paraId="045D0888" w16cid:durableId="312F253E"/>
  <w16cid:commentId w16cid:paraId="001CFE3C" w16cid:durableId="3421F577"/>
  <w16cid:commentId w16cid:paraId="7351F971" w16cid:durableId="4AF5D568"/>
  <w16cid:commentId w16cid:paraId="2ADB665B" w16cid:durableId="7780A142"/>
  <w16cid:commentId w16cid:paraId="3DF26E20" w16cid:durableId="2E4E62F1"/>
  <w16cid:commentId w16cid:paraId="18779CE4" w16cid:durableId="6ECFDA40"/>
  <w16cid:commentId w16cid:paraId="3FCA9372" w16cid:durableId="7E0242EA"/>
  <w16cid:commentId w16cid:paraId="5987543B" w16cid:durableId="7163D33A"/>
  <w16cid:commentId w16cid:paraId="37B730C7" w16cid:durableId="5C060A95"/>
  <w16cid:commentId w16cid:paraId="09D717DD" w16cid:durableId="11A427A1"/>
  <w16cid:commentId w16cid:paraId="1BBB3D66" w16cid:durableId="35147F4A"/>
  <w16cid:commentId w16cid:paraId="792F29CC" w16cid:durableId="221DD6A6"/>
  <w16cid:commentId w16cid:paraId="21637CB5" w16cid:durableId="3C9C065A"/>
  <w16cid:commentId w16cid:paraId="00B40081" w16cid:durableId="5D29A20F"/>
  <w16cid:commentId w16cid:paraId="1483F2B0" w16cid:durableId="466D8AC3"/>
  <w16cid:commentId w16cid:paraId="250208A8" w16cid:durableId="1BBB2592"/>
  <w16cid:commentId w16cid:paraId="5A12D548" w16cid:durableId="0E66A07C"/>
  <w16cid:commentId w16cid:paraId="1F8D0EDA" w16cid:durableId="01F75054"/>
  <w16cid:commentId w16cid:paraId="017F7B58" w16cid:durableId="358F6C5E"/>
  <w16cid:commentId w16cid:paraId="12AB90A6" w16cid:durableId="5CF58363"/>
  <w16cid:commentId w16cid:paraId="5AD8F431" w16cid:durableId="237FACA9"/>
  <w16cid:commentId w16cid:paraId="501CD082" w16cid:durableId="3972F660"/>
  <w16cid:commentId w16cid:paraId="7C77DF25" w16cid:durableId="45D701BF"/>
  <w16cid:commentId w16cid:paraId="1DB87911" w16cid:durableId="6F829FAD"/>
  <w16cid:commentId w16cid:paraId="490946EF" w16cid:durableId="4D1A2164"/>
  <w16cid:commentId w16cid:paraId="03F31CCA" w16cid:durableId="5959A01B"/>
  <w16cid:commentId w16cid:paraId="20A41C52" w16cid:durableId="5D90FF88"/>
  <w16cid:commentId w16cid:paraId="52DF2C56" w16cid:durableId="19972EA3"/>
  <w16cid:commentId w16cid:paraId="56B4C212" w16cid:durableId="69075F32"/>
  <w16cid:commentId w16cid:paraId="6F861CC7" w16cid:durableId="21FAF79F"/>
  <w16cid:commentId w16cid:paraId="070B023F" w16cid:durableId="11E520AE"/>
  <w16cid:commentId w16cid:paraId="4C61D96B" w16cid:durableId="1F34A16F"/>
  <w16cid:commentId w16cid:paraId="60DEAFFE" w16cid:durableId="5AE6FDA3"/>
  <w16cid:commentId w16cid:paraId="5A12801C" w16cid:durableId="2084F996"/>
  <w16cid:commentId w16cid:paraId="12C98E09" w16cid:durableId="6EC2580F"/>
  <w16cid:commentId w16cid:paraId="595ABD45" w16cid:durableId="3D8D87BF"/>
  <w16cid:commentId w16cid:paraId="091BDD48" w16cid:durableId="0B24261B"/>
  <w16cid:commentId w16cid:paraId="0D04C523" w16cid:durableId="30AB0EDF"/>
  <w16cid:commentId w16cid:paraId="0B0B891D" w16cid:durableId="47BFD2F8"/>
  <w16cid:commentId w16cid:paraId="5497D641" w16cid:durableId="574C95D2"/>
  <w16cid:commentId w16cid:paraId="600368B5" w16cid:durableId="080C0D95"/>
  <w16cid:commentId w16cid:paraId="7DD4D393" w16cid:durableId="74E0EBAF"/>
  <w16cid:commentId w16cid:paraId="68C596DA" w16cid:durableId="50174644"/>
  <w16cid:commentId w16cid:paraId="7F390B20" w16cid:durableId="3E483970"/>
  <w16cid:commentId w16cid:paraId="4A6CB3F9" w16cid:durableId="5102C245"/>
  <w16cid:commentId w16cid:paraId="47414048" w16cid:durableId="1256545F"/>
  <w16cid:commentId w16cid:paraId="2D4BE86B" w16cid:durableId="53D41A70"/>
  <w16cid:commentId w16cid:paraId="542017AD" w16cid:durableId="7336E0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2094" w14:textId="77777777" w:rsidR="00E96E8C" w:rsidRDefault="00E96E8C">
      <w:pPr>
        <w:spacing w:before="0" w:line="240" w:lineRule="auto"/>
      </w:pPr>
      <w:r>
        <w:separator/>
      </w:r>
    </w:p>
  </w:endnote>
  <w:endnote w:type="continuationSeparator" w:id="0">
    <w:p w14:paraId="5CCDA853" w14:textId="77777777" w:rsidR="00E96E8C" w:rsidRDefault="00E96E8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95468694-4100-4191-8884-F1DE244F4943}"/>
    <w:embedBold r:id="rId2" w:fontKey="{73E2FB5E-FCC9-4EA3-8158-3AFE6A44DB23}"/>
    <w:embedItalic r:id="rId3" w:fontKey="{39D97244-A75A-4B6D-A41B-A215DC7B0C54}"/>
  </w:font>
  <w:font w:name="Trebuchet MS">
    <w:panose1 w:val="020B0603020202020204"/>
    <w:charset w:val="00"/>
    <w:family w:val="swiss"/>
    <w:pitch w:val="variable"/>
    <w:sig w:usb0="00000687" w:usb1="00000000" w:usb2="00000000" w:usb3="00000000" w:csb0="0000009F" w:csb1="00000000"/>
    <w:embedRegular r:id="rId4" w:fontKey="{3DAD97A3-B964-4E92-A86E-907638324DA8}"/>
    <w:embedItalic r:id="rId5" w:fontKey="{76ADDA13-BB07-4C14-A5FA-BD52CF5D18A1}"/>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6" w:fontKey="{7ABFC98E-8C88-46AA-8483-9AC9540EF2A2}"/>
  </w:font>
  <w:font w:name="Calibri">
    <w:panose1 w:val="020F0502020204030204"/>
    <w:charset w:val="00"/>
    <w:family w:val="swiss"/>
    <w:pitch w:val="variable"/>
    <w:sig w:usb0="E4002EFF" w:usb1="C200247B" w:usb2="00000009" w:usb3="00000000" w:csb0="000001FF" w:csb1="00000000"/>
    <w:embedRegular r:id="rId7" w:fontKey="{44897DAB-B917-473C-8900-8D930CE465CB}"/>
  </w:font>
  <w:font w:name="Cambria">
    <w:panose1 w:val="02040503050406030204"/>
    <w:charset w:val="00"/>
    <w:family w:val="roman"/>
    <w:pitch w:val="variable"/>
    <w:sig w:usb0="E00006FF" w:usb1="420024FF" w:usb2="02000000" w:usb3="00000000" w:csb0="0000019F" w:csb1="00000000"/>
    <w:embedRegular r:id="rId8" w:fontKey="{0A72873B-862A-409C-B60F-B79592F896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7437" w14:textId="77777777" w:rsidR="006C3CCC" w:rsidRDefault="006C3CCC">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0D27" w14:textId="77777777" w:rsidR="00E96E8C" w:rsidRDefault="00E96E8C">
      <w:pPr>
        <w:spacing w:before="0" w:line="240" w:lineRule="auto"/>
      </w:pPr>
      <w:r>
        <w:separator/>
      </w:r>
    </w:p>
  </w:footnote>
  <w:footnote w:type="continuationSeparator" w:id="0">
    <w:p w14:paraId="2E17E492" w14:textId="77777777" w:rsidR="00E96E8C" w:rsidRDefault="00E96E8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C638" w14:textId="77777777" w:rsidR="006C3CCC" w:rsidRDefault="006C3CCC">
    <w:pPr>
      <w:pBdr>
        <w:top w:val="nil"/>
        <w:left w:val="nil"/>
        <w:bottom w:val="nil"/>
        <w:right w:val="nil"/>
        <w:between w:val="nil"/>
      </w:pBdr>
      <w:spacing w:before="400"/>
    </w:pPr>
  </w:p>
  <w:p w14:paraId="7C1A1BC5" w14:textId="77777777" w:rsidR="006C3CCC" w:rsidRDefault="00000000">
    <w:pPr>
      <w:pBdr>
        <w:top w:val="nil"/>
        <w:left w:val="nil"/>
        <w:bottom w:val="nil"/>
        <w:right w:val="nil"/>
        <w:between w:val="nil"/>
      </w:pBdr>
      <w:spacing w:before="80"/>
    </w:pPr>
    <w:r>
      <w:rPr>
        <w:noProof/>
      </w:rPr>
      <w:drawing>
        <wp:inline distT="114300" distB="114300" distL="114300" distR="114300" wp14:anchorId="7F2C5CD8" wp14:editId="63F2BEAE">
          <wp:extent cx="5943600" cy="635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5ACC" w14:textId="77777777" w:rsidR="006C3CCC" w:rsidRDefault="006C3CCC">
    <w:pPr>
      <w:pBdr>
        <w:top w:val="nil"/>
        <w:left w:val="nil"/>
        <w:bottom w:val="nil"/>
        <w:right w:val="nil"/>
        <w:between w:val="nil"/>
      </w:pBdr>
      <w:spacing w:before="400"/>
    </w:pPr>
  </w:p>
  <w:p w14:paraId="01AC13FD" w14:textId="77777777" w:rsidR="006C3CCC" w:rsidRDefault="00000000">
    <w:pPr>
      <w:pBdr>
        <w:top w:val="nil"/>
        <w:left w:val="nil"/>
        <w:bottom w:val="nil"/>
        <w:right w:val="nil"/>
        <w:between w:val="nil"/>
      </w:pBdr>
      <w:spacing w:before="80"/>
    </w:pPr>
    <w:r>
      <w:rPr>
        <w:noProof/>
      </w:rPr>
      <w:drawing>
        <wp:inline distT="114300" distB="114300" distL="114300" distR="114300" wp14:anchorId="728A0EEC" wp14:editId="356B5B49">
          <wp:extent cx="5943600" cy="635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9B9"/>
    <w:multiLevelType w:val="multilevel"/>
    <w:tmpl w:val="2B0E0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064940"/>
    <w:multiLevelType w:val="multilevel"/>
    <w:tmpl w:val="E114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82159"/>
    <w:multiLevelType w:val="multilevel"/>
    <w:tmpl w:val="F27C44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F4D82"/>
    <w:multiLevelType w:val="multilevel"/>
    <w:tmpl w:val="D2A82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52643D"/>
    <w:multiLevelType w:val="multilevel"/>
    <w:tmpl w:val="6A84C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4D1CE8"/>
    <w:multiLevelType w:val="multilevel"/>
    <w:tmpl w:val="2ED05A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EC26F8"/>
    <w:multiLevelType w:val="multilevel"/>
    <w:tmpl w:val="669CE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F2E88"/>
    <w:multiLevelType w:val="multilevel"/>
    <w:tmpl w:val="AD7CEB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324F66"/>
    <w:multiLevelType w:val="multilevel"/>
    <w:tmpl w:val="83BC31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4F2213"/>
    <w:multiLevelType w:val="multilevel"/>
    <w:tmpl w:val="BAF02CA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852462">
    <w:abstractNumId w:val="3"/>
  </w:num>
  <w:num w:numId="2" w16cid:durableId="1311639129">
    <w:abstractNumId w:val="0"/>
  </w:num>
  <w:num w:numId="3" w16cid:durableId="1686055889">
    <w:abstractNumId w:val="8"/>
  </w:num>
  <w:num w:numId="4" w16cid:durableId="584530966">
    <w:abstractNumId w:val="1"/>
  </w:num>
  <w:num w:numId="5" w16cid:durableId="1951470704">
    <w:abstractNumId w:val="4"/>
  </w:num>
  <w:num w:numId="6" w16cid:durableId="1749646722">
    <w:abstractNumId w:val="5"/>
  </w:num>
  <w:num w:numId="7" w16cid:durableId="1224101928">
    <w:abstractNumId w:val="6"/>
  </w:num>
  <w:num w:numId="8" w16cid:durableId="723796673">
    <w:abstractNumId w:val="9"/>
  </w:num>
  <w:num w:numId="9" w16cid:durableId="840896029">
    <w:abstractNumId w:val="2"/>
  </w:num>
  <w:num w:numId="10" w16cid:durableId="1488747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CC"/>
    <w:rsid w:val="004E14D2"/>
    <w:rsid w:val="0065466D"/>
    <w:rsid w:val="006C3CCC"/>
    <w:rsid w:val="007C5A89"/>
    <w:rsid w:val="00AF573D"/>
    <w:rsid w:val="00E96E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6E07"/>
  <w15:docId w15:val="{E2251C82-6441-44DA-89DB-70322455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it-IT" w:bidi="ar-SA"/>
      </w:rPr>
    </w:rPrDefault>
    <w:pPrDefault>
      <w:pPr>
        <w:spacing w:before="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20"/>
      <w:outlineLvl w:val="0"/>
    </w:pPr>
    <w:rPr>
      <w:b/>
      <w:bCs/>
    </w:rPr>
  </w:style>
  <w:style w:type="paragraph" w:styleId="Titolo2">
    <w:name w:val="heading 2"/>
    <w:basedOn w:val="Normale"/>
    <w:next w:val="Normale"/>
    <w:uiPriority w:val="9"/>
    <w:unhideWhenUsed/>
    <w:qFormat/>
    <w:pPr>
      <w:keepNext/>
      <w:keepLines/>
      <w:spacing w:line="240" w:lineRule="auto"/>
      <w:outlineLvl w:val="1"/>
    </w:pPr>
    <w:rPr>
      <w:color w:val="00AB44"/>
      <w:sz w:val="28"/>
      <w:szCs w:val="28"/>
    </w:rPr>
  </w:style>
  <w:style w:type="paragraph" w:styleId="Titolo3">
    <w:name w:val="heading 3"/>
    <w:basedOn w:val="Normale"/>
    <w:next w:val="Normale"/>
    <w:uiPriority w:val="9"/>
    <w:semiHidden/>
    <w:unhideWhenUsed/>
    <w:qFormat/>
    <w:pPr>
      <w:keepNext/>
      <w:keepLines/>
      <w:spacing w:before="320"/>
      <w:outlineLvl w:val="2"/>
    </w:pPr>
    <w:rPr>
      <w:b/>
      <w:bCs/>
      <w:color w:val="00AB44"/>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pPr>
    <w:rPr>
      <w:sz w:val="48"/>
      <w:szCs w:val="48"/>
    </w:rPr>
  </w:style>
  <w:style w:type="paragraph" w:styleId="Sottotitolo">
    <w:name w:val="Subtitle"/>
    <w:basedOn w:val="Normale"/>
    <w:next w:val="Normale"/>
    <w:uiPriority w:val="11"/>
    <w:qFormat/>
    <w:pPr>
      <w:keepNext/>
      <w:keepLines/>
      <w:spacing w:line="240" w:lineRule="auto"/>
    </w:pPr>
    <w:rPr>
      <w:color w:val="999999"/>
    </w:r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1660</Words>
  <Characters>9463</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  Giovanni</cp:lastModifiedBy>
  <cp:revision>2</cp:revision>
  <dcterms:created xsi:type="dcterms:W3CDTF">2026-06-06T10:35:00Z</dcterms:created>
  <dcterms:modified xsi:type="dcterms:W3CDTF">2026-06-06T11:09:00Z</dcterms:modified>
</cp:coreProperties>
</file>